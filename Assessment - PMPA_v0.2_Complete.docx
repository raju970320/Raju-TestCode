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10"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0"/>
        <w:gridCol w:w="2303"/>
        <w:gridCol w:w="3187"/>
      </w:tblGrid>
      <w:tr w:rsidR="001B4E4D" w:rsidRPr="00426EBE" w14:paraId="72866695" w14:textId="77777777" w:rsidTr="001B4E4D">
        <w:tc>
          <w:tcPr>
            <w:tcW w:w="5220" w:type="dxa"/>
            <w:vMerge w:val="restart"/>
            <w:shd w:val="clear" w:color="auto" w:fill="auto"/>
          </w:tcPr>
          <w:p w14:paraId="0455AC4F" w14:textId="77777777" w:rsidR="001B4E4D" w:rsidRPr="00426EBE" w:rsidRDefault="001B4E4D" w:rsidP="00C14111">
            <w:pPr>
              <w:rPr>
                <w:b/>
              </w:rPr>
            </w:pPr>
          </w:p>
          <w:p w14:paraId="15601F80" w14:textId="4C48D698" w:rsidR="001B4E4D" w:rsidRDefault="001B4E4D" w:rsidP="00C14111">
            <w:pPr>
              <w:rPr>
                <w:b/>
              </w:rPr>
            </w:pPr>
            <w:r>
              <w:rPr>
                <w:b/>
              </w:rPr>
              <w:t>Pre-Migration Azure Cloud Assessment Report</w:t>
            </w:r>
          </w:p>
          <w:p w14:paraId="215D6069" w14:textId="45B83F86" w:rsidR="001B4E4D" w:rsidRPr="00426EBE" w:rsidRDefault="001B4E4D" w:rsidP="00C14111">
            <w:pPr>
              <w:rPr>
                <w:b/>
              </w:rPr>
            </w:pPr>
            <w:r>
              <w:rPr>
                <w:b/>
              </w:rPr>
              <w:t xml:space="preserve">Application: </w:t>
            </w:r>
            <w:r w:rsidR="00B4372F">
              <w:rPr>
                <w:b/>
              </w:rPr>
              <w:t>PMPA</w:t>
            </w:r>
          </w:p>
          <w:p w14:paraId="23A53D68" w14:textId="77777777" w:rsidR="001B4E4D" w:rsidRPr="00426EBE" w:rsidRDefault="001B4E4D" w:rsidP="00C14111">
            <w:pPr>
              <w:rPr>
                <w:b/>
              </w:rPr>
            </w:pPr>
          </w:p>
        </w:tc>
        <w:tc>
          <w:tcPr>
            <w:tcW w:w="2303" w:type="dxa"/>
            <w:shd w:val="clear" w:color="auto" w:fill="auto"/>
          </w:tcPr>
          <w:p w14:paraId="15317256" w14:textId="77777777" w:rsidR="001B4E4D" w:rsidRPr="00426EBE" w:rsidRDefault="001B4E4D" w:rsidP="00C14111">
            <w:pPr>
              <w:rPr>
                <w:b/>
              </w:rPr>
            </w:pPr>
            <w:r w:rsidRPr="00426EBE">
              <w:rPr>
                <w:b/>
              </w:rPr>
              <w:t>Revision:</w:t>
            </w:r>
          </w:p>
        </w:tc>
        <w:tc>
          <w:tcPr>
            <w:tcW w:w="3187" w:type="dxa"/>
            <w:shd w:val="clear" w:color="auto" w:fill="auto"/>
          </w:tcPr>
          <w:p w14:paraId="24FBFF85" w14:textId="523213A8" w:rsidR="001B4E4D" w:rsidRPr="00426EBE" w:rsidRDefault="001B4E4D" w:rsidP="001B4E4D">
            <w:r>
              <w:t>0.</w:t>
            </w:r>
            <w:r w:rsidR="008267A7">
              <w:t>2</w:t>
            </w:r>
          </w:p>
        </w:tc>
      </w:tr>
      <w:tr w:rsidR="001B4E4D" w:rsidRPr="00426EBE" w14:paraId="4821FABC" w14:textId="77777777" w:rsidTr="001B4E4D">
        <w:tc>
          <w:tcPr>
            <w:tcW w:w="5220" w:type="dxa"/>
            <w:vMerge/>
            <w:shd w:val="clear" w:color="auto" w:fill="auto"/>
          </w:tcPr>
          <w:p w14:paraId="291A5718" w14:textId="77777777" w:rsidR="001B4E4D" w:rsidRPr="00426EBE" w:rsidRDefault="001B4E4D" w:rsidP="00C14111">
            <w:pPr>
              <w:rPr>
                <w:b/>
              </w:rPr>
            </w:pPr>
          </w:p>
        </w:tc>
        <w:tc>
          <w:tcPr>
            <w:tcW w:w="2303" w:type="dxa"/>
            <w:shd w:val="clear" w:color="auto" w:fill="auto"/>
          </w:tcPr>
          <w:p w14:paraId="728BFC06" w14:textId="77777777" w:rsidR="001B4E4D" w:rsidRPr="00426EBE" w:rsidRDefault="001B4E4D" w:rsidP="00C14111">
            <w:pPr>
              <w:rPr>
                <w:b/>
              </w:rPr>
            </w:pPr>
            <w:r>
              <w:rPr>
                <w:b/>
              </w:rPr>
              <w:t>Author:</w:t>
            </w:r>
          </w:p>
        </w:tc>
        <w:tc>
          <w:tcPr>
            <w:tcW w:w="3187" w:type="dxa"/>
            <w:shd w:val="clear" w:color="auto" w:fill="auto"/>
          </w:tcPr>
          <w:p w14:paraId="7F5056E1" w14:textId="7A4014E2" w:rsidR="001B4E4D" w:rsidRDefault="001B4E4D" w:rsidP="00C14111">
            <w:r>
              <w:t>HCL America Inc.</w:t>
            </w:r>
          </w:p>
        </w:tc>
      </w:tr>
      <w:tr w:rsidR="001B4E4D" w:rsidRPr="00426EBE" w14:paraId="28243746" w14:textId="77777777" w:rsidTr="001B4E4D">
        <w:tc>
          <w:tcPr>
            <w:tcW w:w="5220" w:type="dxa"/>
            <w:vMerge/>
            <w:shd w:val="clear" w:color="auto" w:fill="auto"/>
          </w:tcPr>
          <w:p w14:paraId="5A9CE805" w14:textId="77777777" w:rsidR="001B4E4D" w:rsidRPr="00426EBE" w:rsidRDefault="001B4E4D" w:rsidP="00C14111">
            <w:pPr>
              <w:rPr>
                <w:b/>
              </w:rPr>
            </w:pPr>
          </w:p>
        </w:tc>
        <w:tc>
          <w:tcPr>
            <w:tcW w:w="2303" w:type="dxa"/>
            <w:shd w:val="clear" w:color="auto" w:fill="auto"/>
          </w:tcPr>
          <w:p w14:paraId="507DECF8" w14:textId="77777777" w:rsidR="001B4E4D" w:rsidRPr="00426EBE" w:rsidRDefault="001B4E4D" w:rsidP="00C14111">
            <w:pPr>
              <w:rPr>
                <w:b/>
              </w:rPr>
            </w:pPr>
            <w:r w:rsidRPr="00426EBE">
              <w:rPr>
                <w:b/>
              </w:rPr>
              <w:t>Effective Date:</w:t>
            </w:r>
          </w:p>
        </w:tc>
        <w:tc>
          <w:tcPr>
            <w:tcW w:w="3187" w:type="dxa"/>
            <w:shd w:val="clear" w:color="auto" w:fill="auto"/>
          </w:tcPr>
          <w:p w14:paraId="09F8C82E" w14:textId="73E47A02" w:rsidR="001B4E4D" w:rsidRPr="00426EBE" w:rsidRDefault="001B4E4D" w:rsidP="00C14111">
            <w:r>
              <w:t>July 10, 2020</w:t>
            </w:r>
          </w:p>
        </w:tc>
      </w:tr>
      <w:tr w:rsidR="001B4E4D" w:rsidRPr="00426EBE" w14:paraId="04FBE8FB" w14:textId="77777777" w:rsidTr="001B4E4D">
        <w:tc>
          <w:tcPr>
            <w:tcW w:w="5220" w:type="dxa"/>
            <w:vMerge/>
            <w:shd w:val="clear" w:color="auto" w:fill="auto"/>
          </w:tcPr>
          <w:p w14:paraId="10693281" w14:textId="77777777" w:rsidR="001B4E4D" w:rsidRPr="00426EBE" w:rsidRDefault="001B4E4D" w:rsidP="00C14111">
            <w:pPr>
              <w:rPr>
                <w:b/>
              </w:rPr>
            </w:pPr>
          </w:p>
        </w:tc>
        <w:tc>
          <w:tcPr>
            <w:tcW w:w="2303" w:type="dxa"/>
            <w:shd w:val="clear" w:color="auto" w:fill="auto"/>
          </w:tcPr>
          <w:p w14:paraId="2EC32993" w14:textId="77777777" w:rsidR="001B4E4D" w:rsidRPr="00426EBE" w:rsidRDefault="001B4E4D" w:rsidP="00C14111">
            <w:pPr>
              <w:rPr>
                <w:b/>
              </w:rPr>
            </w:pPr>
            <w:r w:rsidRPr="00426EBE">
              <w:rPr>
                <w:b/>
              </w:rPr>
              <w:t>Page:</w:t>
            </w:r>
            <w:r w:rsidRPr="00426EBE">
              <w:rPr>
                <w:b/>
              </w:rPr>
              <w:tab/>
            </w:r>
          </w:p>
        </w:tc>
        <w:tc>
          <w:tcPr>
            <w:tcW w:w="3187" w:type="dxa"/>
            <w:shd w:val="clear" w:color="auto" w:fill="auto"/>
          </w:tcPr>
          <w:p w14:paraId="101EB469" w14:textId="49AF1AB8" w:rsidR="001B4E4D" w:rsidRPr="00426EBE" w:rsidRDefault="001B4E4D" w:rsidP="00C14111">
            <w:r w:rsidRPr="00426EBE">
              <w:rPr>
                <w:rStyle w:val="PageNumber"/>
                <w:bCs/>
                <w:szCs w:val="22"/>
              </w:rPr>
              <w:fldChar w:fldCharType="begin"/>
            </w:r>
            <w:r w:rsidRPr="00426EBE">
              <w:rPr>
                <w:rStyle w:val="PageNumber"/>
                <w:bCs/>
                <w:szCs w:val="22"/>
              </w:rPr>
              <w:instrText xml:space="preserve"> PAGE </w:instrText>
            </w:r>
            <w:r w:rsidRPr="00426EBE">
              <w:rPr>
                <w:rStyle w:val="PageNumber"/>
                <w:bCs/>
                <w:szCs w:val="22"/>
              </w:rPr>
              <w:fldChar w:fldCharType="separate"/>
            </w:r>
            <w:r>
              <w:rPr>
                <w:rStyle w:val="PageNumber"/>
                <w:bCs/>
                <w:noProof/>
                <w:szCs w:val="22"/>
              </w:rPr>
              <w:t>1</w:t>
            </w:r>
            <w:r w:rsidRPr="00426EBE">
              <w:rPr>
                <w:rStyle w:val="PageNumber"/>
                <w:bCs/>
                <w:szCs w:val="22"/>
              </w:rPr>
              <w:fldChar w:fldCharType="end"/>
            </w:r>
            <w:r w:rsidRPr="00426EBE">
              <w:rPr>
                <w:rStyle w:val="PageNumber"/>
                <w:bCs/>
                <w:szCs w:val="22"/>
              </w:rPr>
              <w:t xml:space="preserve"> of </w:t>
            </w:r>
            <w:commentRangeStart w:id="0"/>
            <w:del w:id="1" w:author="Nihal Mehdi" w:date="2020-08-11T16:13:00Z">
              <w:r w:rsidRPr="00426EBE" w:rsidDel="00036269">
                <w:rPr>
                  <w:rStyle w:val="PageNumber"/>
                  <w:bCs/>
                  <w:szCs w:val="22"/>
                </w:rPr>
                <w:fldChar w:fldCharType="begin"/>
              </w:r>
              <w:r w:rsidRPr="00426EBE" w:rsidDel="00036269">
                <w:rPr>
                  <w:rStyle w:val="PageNumber"/>
                  <w:bCs/>
                  <w:szCs w:val="22"/>
                </w:rPr>
                <w:delInstrText xml:space="preserve"> NUMPAGES </w:delInstrText>
              </w:r>
              <w:r w:rsidRPr="00426EBE" w:rsidDel="00036269">
                <w:rPr>
                  <w:rStyle w:val="PageNumber"/>
                  <w:bCs/>
                  <w:szCs w:val="22"/>
                </w:rPr>
                <w:fldChar w:fldCharType="separate"/>
              </w:r>
              <w:r w:rsidDel="00036269">
                <w:rPr>
                  <w:rStyle w:val="PageNumber"/>
                  <w:bCs/>
                  <w:noProof/>
                  <w:szCs w:val="22"/>
                </w:rPr>
                <w:delText>2</w:delText>
              </w:r>
              <w:r w:rsidRPr="00426EBE" w:rsidDel="00036269">
                <w:rPr>
                  <w:rStyle w:val="PageNumber"/>
                  <w:bCs/>
                  <w:szCs w:val="22"/>
                </w:rPr>
                <w:fldChar w:fldCharType="end"/>
              </w:r>
            </w:del>
            <w:commentRangeEnd w:id="0"/>
            <w:del w:id="2" w:author="Nihal Mehdi" w:date="2020-08-12T12:33:00Z">
              <w:r w:rsidR="00692A09" w:rsidDel="004D3F93">
                <w:rPr>
                  <w:rStyle w:val="CommentReference"/>
                </w:rPr>
                <w:commentReference w:id="0"/>
              </w:r>
            </w:del>
            <w:ins w:id="3" w:author="Nihal Mehdi" w:date="2020-08-12T12:33:00Z">
              <w:r w:rsidR="004D3F93">
                <w:rPr>
                  <w:rStyle w:val="PageNumber"/>
                  <w:bCs/>
                  <w:szCs w:val="22"/>
                </w:rPr>
                <w:t>7</w:t>
              </w:r>
            </w:ins>
          </w:p>
        </w:tc>
      </w:tr>
      <w:tr w:rsidR="003D14DC" w:rsidRPr="00426EBE" w14:paraId="68794B45" w14:textId="77777777" w:rsidTr="005C7BA1">
        <w:tc>
          <w:tcPr>
            <w:tcW w:w="5220" w:type="dxa"/>
            <w:shd w:val="clear" w:color="auto" w:fill="auto"/>
          </w:tcPr>
          <w:p w14:paraId="0D8C0E7F" w14:textId="4EA217FD" w:rsidR="003D14DC" w:rsidRPr="00426EBE" w:rsidRDefault="003D14DC" w:rsidP="00C14111">
            <w:pPr>
              <w:rPr>
                <w:b/>
              </w:rPr>
            </w:pPr>
            <w:r>
              <w:rPr>
                <w:b/>
              </w:rPr>
              <w:t>Assessment Period</w:t>
            </w:r>
          </w:p>
        </w:tc>
        <w:tc>
          <w:tcPr>
            <w:tcW w:w="5490" w:type="dxa"/>
            <w:gridSpan w:val="2"/>
            <w:shd w:val="clear" w:color="auto" w:fill="auto"/>
          </w:tcPr>
          <w:p w14:paraId="2841341F" w14:textId="7A7791E2" w:rsidR="003D14DC" w:rsidRPr="00426EBE" w:rsidRDefault="003D14DC" w:rsidP="003D14DC">
            <w:pPr>
              <w:jc w:val="center"/>
              <w:rPr>
                <w:rStyle w:val="PageNumber"/>
                <w:bCs/>
                <w:szCs w:val="22"/>
              </w:rPr>
            </w:pPr>
            <w:r>
              <w:rPr>
                <w:b/>
              </w:rPr>
              <w:t>July 2020</w:t>
            </w:r>
          </w:p>
        </w:tc>
      </w:tr>
    </w:tbl>
    <w:p w14:paraId="7054E803" w14:textId="77777777" w:rsidR="001B4E4D" w:rsidRDefault="001B4E4D">
      <w:pPr>
        <w:widowControl/>
        <w:spacing w:after="0"/>
        <w:rPr>
          <w:rFonts w:eastAsia="MS Mincho"/>
          <w:b/>
          <w:bCs/>
          <w:color w:val="FF6600"/>
          <w:kern w:val="0"/>
          <w:sz w:val="32"/>
          <w:lang w:eastAsia="en-US"/>
        </w:rPr>
      </w:pPr>
      <w:r>
        <w:br w:type="page"/>
      </w:r>
    </w:p>
    <w:p w14:paraId="30D1DE14" w14:textId="1B80EA4D" w:rsidR="00A6518A" w:rsidRDefault="00F43516" w:rsidP="00571BB3">
      <w:pPr>
        <w:pStyle w:val="Heading1"/>
        <w:ind w:left="-900"/>
      </w:pPr>
      <w:r>
        <w:lastRenderedPageBreak/>
        <w:t xml:space="preserve">Application </w:t>
      </w:r>
      <w:r w:rsidR="0034082C">
        <w:t>Introduction</w:t>
      </w:r>
    </w:p>
    <w:p w14:paraId="3FD9EE10" w14:textId="036ACCED" w:rsidR="00FD35BE" w:rsidRDefault="00FD35BE" w:rsidP="00FD35BE">
      <w:pPr>
        <w:ind w:left="-900" w:right="-964"/>
        <w:jc w:val="both"/>
        <w:rPr>
          <w:lang w:eastAsia="en-US"/>
        </w:rPr>
      </w:pPr>
      <w:r>
        <w:rPr>
          <w:lang w:eastAsia="en-US"/>
        </w:rPr>
        <w:t>PMPA is a SNI developed application using Marklogic, Java and Angular technologies and used in EUC, USA regions by Marketing and Sales teams. The application provides post market product performance information in the form of structured and unstructured data including advance search and full-text search for all products.</w:t>
      </w:r>
      <w:r>
        <w:rPr>
          <w:lang w:eastAsia="en-US"/>
        </w:rPr>
        <w:tab/>
      </w:r>
    </w:p>
    <w:p w14:paraId="328E1735" w14:textId="5ADF620F" w:rsidR="00470010" w:rsidDel="004D3F93" w:rsidRDefault="00FD35BE" w:rsidP="00FD35BE">
      <w:pPr>
        <w:ind w:left="-900" w:right="-964"/>
        <w:jc w:val="both"/>
        <w:rPr>
          <w:del w:id="4" w:author="Nihal Mehdi" w:date="2020-08-12T12:32:00Z"/>
          <w:lang w:eastAsia="en-US"/>
        </w:rPr>
      </w:pPr>
      <w:del w:id="5" w:author="Nihal Mehdi" w:date="2020-08-12T12:32:00Z">
        <w:r w:rsidDel="004D3F93">
          <w:rPr>
            <w:lang w:eastAsia="en-US"/>
          </w:rPr>
          <w:tab/>
        </w:r>
        <w:r w:rsidR="00470010" w:rsidDel="004D3F93">
          <w:rPr>
            <w:lang w:eastAsia="en-US"/>
          </w:rPr>
          <w:tab/>
        </w:r>
      </w:del>
    </w:p>
    <w:p w14:paraId="30D1DE18" w14:textId="61CABF83" w:rsidR="0034082C" w:rsidRDefault="00F43516" w:rsidP="000F4755">
      <w:pPr>
        <w:pStyle w:val="Heading1"/>
        <w:ind w:left="-900"/>
      </w:pPr>
      <w:r>
        <w:t xml:space="preserve">Migration </w:t>
      </w:r>
      <w:r w:rsidR="006E6C30">
        <w:t>Strategy</w:t>
      </w:r>
    </w:p>
    <w:p w14:paraId="0ED4491B" w14:textId="6E21EB92" w:rsidR="005C7BA1" w:rsidRPr="005C7BA1" w:rsidRDefault="00EF597B" w:rsidP="000F4755">
      <w:pPr>
        <w:rPr>
          <w:lang w:eastAsia="en-US"/>
        </w:rPr>
      </w:pPr>
      <w:r>
        <w:rPr>
          <w:noProof/>
          <w:lang w:val="en-US" w:eastAsia="en-US"/>
        </w:rPr>
        <mc:AlternateContent>
          <mc:Choice Requires="wps">
            <w:drawing>
              <wp:anchor distT="0" distB="0" distL="114300" distR="114300" simplePos="0" relativeHeight="251656192" behindDoc="0" locked="0" layoutInCell="1" allowOverlap="1" wp14:anchorId="09A72886" wp14:editId="50947BE3">
                <wp:simplePos x="0" y="0"/>
                <wp:positionH relativeFrom="column">
                  <wp:posOffset>0</wp:posOffset>
                </wp:positionH>
                <wp:positionV relativeFrom="paragraph">
                  <wp:posOffset>238759</wp:posOffset>
                </wp:positionV>
                <wp:extent cx="849630" cy="289560"/>
                <wp:effectExtent l="0" t="0" r="0" b="0"/>
                <wp:wrapNone/>
                <wp:docPr id="64" name="TextBox 63"/>
                <wp:cNvGraphicFramePr/>
                <a:graphic xmlns:a="http://schemas.openxmlformats.org/drawingml/2006/main">
                  <a:graphicData uri="http://schemas.microsoft.com/office/word/2010/wordprocessingShape">
                    <wps:wsp>
                      <wps:cNvSpPr txBox="1"/>
                      <wps:spPr>
                        <a:xfrm>
                          <a:off x="0" y="0"/>
                          <a:ext cx="849630" cy="289560"/>
                        </a:xfrm>
                        <a:prstGeom prst="rect">
                          <a:avLst/>
                        </a:prstGeom>
                        <a:noFill/>
                      </wps:spPr>
                      <wps:txbx>
                        <w:txbxContent>
                          <w:p w14:paraId="0C570C58" w14:textId="77777777" w:rsidR="006D54B2" w:rsidRDefault="006D54B2" w:rsidP="00981FD5">
                            <w:pPr>
                              <w:pStyle w:val="NormalWeb"/>
                              <w:spacing w:before="0" w:beforeAutospacing="0" w:after="0" w:afterAutospacing="0"/>
                              <w:textAlignment w:val="baseline"/>
                            </w:pPr>
                            <w:r>
                              <w:rPr>
                                <w:rFonts w:ascii="Calibri" w:eastAsia="+mn-ea" w:hAnsi="Calibri" w:cs="Calibri"/>
                                <w:color w:val="FFFFFF"/>
                                <w:kern w:val="24"/>
                                <w:sz w:val="21"/>
                                <w:szCs w:val="21"/>
                                <w:lang w:val="en-IN"/>
                              </w:rPr>
                              <w:t>Applications</w:t>
                            </w:r>
                          </w:p>
                        </w:txbxContent>
                      </wps:txbx>
                      <wps:bodyPr wrap="none" rtlCol="0">
                        <a:spAutoFit/>
                      </wps:bodyPr>
                    </wps:wsp>
                  </a:graphicData>
                </a:graphic>
              </wp:anchor>
            </w:drawing>
          </mc:Choice>
          <mc:Fallback>
            <w:pict>
              <v:shapetype w14:anchorId="09A72886" id="_x0000_t202" coordsize="21600,21600" o:spt="202" path="m,l,21600r21600,l21600,xe">
                <v:stroke joinstyle="miter"/>
                <v:path gradientshapeok="t" o:connecttype="rect"/>
              </v:shapetype>
              <v:shape id="TextBox 63" o:spid="_x0000_s1026" type="#_x0000_t202" style="position:absolute;margin-left:0;margin-top:18.8pt;width:66.9pt;height:22.8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" filled="f" stroked="f">
                <v:textbox style="mso-fit-shape-to-text:t">
                  <w:txbxContent>
                    <w:p w14:paraId="0C570C58" w14:textId="77777777" w:rsidR="006D54B2" w:rsidRDefault="006D54B2" w:rsidP="00981FD5">
                      <w:pPr>
                        <w:pStyle w:val="NormalWeb"/>
                        <w:spacing w:before="0" w:beforeAutospacing="0" w:after="0" w:afterAutospacing="0"/>
                        <w:textAlignment w:val="baseline"/>
                      </w:pPr>
                      <w:r>
                        <w:rPr>
                          <w:rFonts w:ascii="Calibri" w:eastAsia="+mn-ea" w:hAnsi="Calibri" w:cs="Calibri"/>
                          <w:color w:val="FFFFFF"/>
                          <w:kern w:val="24"/>
                          <w:sz w:val="21"/>
                          <w:szCs w:val="21"/>
                          <w:lang w:val="en-IN"/>
                        </w:rPr>
                        <w:t>Applications</w:t>
                      </w:r>
                    </w:p>
                  </w:txbxContent>
                </v:textbox>
              </v:shape>
            </w:pict>
          </mc:Fallback>
        </mc:AlternateContent>
      </w:r>
      <w:r>
        <w:rPr>
          <w:noProof/>
          <w:lang w:val="en-US" w:eastAsia="en-US"/>
        </w:rPr>
        <mc:AlternateContent>
          <mc:Choice Requires="wps">
            <w:drawing>
              <wp:anchor distT="0" distB="0" distL="114300" distR="114300" simplePos="0" relativeHeight="251664384" behindDoc="0" locked="0" layoutInCell="1" allowOverlap="1" wp14:anchorId="5AA5C972" wp14:editId="08B234BF">
                <wp:simplePos x="0" y="0"/>
                <wp:positionH relativeFrom="column">
                  <wp:posOffset>828675</wp:posOffset>
                </wp:positionH>
                <wp:positionV relativeFrom="paragraph">
                  <wp:posOffset>200660</wp:posOffset>
                </wp:positionV>
                <wp:extent cx="1028700" cy="387350"/>
                <wp:effectExtent l="0" t="0" r="0" b="0"/>
                <wp:wrapNone/>
                <wp:docPr id="99" name="TextBox 98"/>
                <wp:cNvGraphicFramePr/>
                <a:graphic xmlns:a="http://schemas.openxmlformats.org/drawingml/2006/main">
                  <a:graphicData uri="http://schemas.microsoft.com/office/word/2010/wordprocessingShape">
                    <wps:wsp>
                      <wps:cNvSpPr txBox="1"/>
                      <wps:spPr>
                        <a:xfrm>
                          <a:off x="0" y="0"/>
                          <a:ext cx="1028700" cy="387350"/>
                        </a:xfrm>
                        <a:prstGeom prst="rect">
                          <a:avLst/>
                        </a:prstGeom>
                        <a:solidFill>
                          <a:schemeClr val="accent6"/>
                        </a:solidFill>
                      </wps:spPr>
                      <wps:txbx>
                        <w:txbxContent>
                          <w:p w14:paraId="146A6846" w14:textId="3A51B59C" w:rsidR="006D54B2" w:rsidRPr="00A82C96" w:rsidRDefault="004E4F99" w:rsidP="00981FD5">
                            <w:pPr>
                              <w:pStyle w:val="NormalWeb"/>
                              <w:spacing w:before="0" w:beforeAutospacing="0" w:after="0" w:afterAutospacing="0"/>
                              <w:jc w:val="center"/>
                              <w:rPr>
                                <w:color w:val="FFFFFF" w:themeColor="background1"/>
                              </w:rPr>
                            </w:pPr>
                            <w:r>
                              <w:rPr>
                                <w:color w:val="FFFFFF" w:themeColor="background1"/>
                              </w:rPr>
                              <w:t>PMPA</w:t>
                            </w:r>
                          </w:p>
                        </w:txbxContent>
                      </wps:txbx>
                      <wps:bodyPr wrap="square" rtlCol="0">
                        <a:noAutofit/>
                      </wps:bodyPr>
                    </wps:wsp>
                  </a:graphicData>
                </a:graphic>
              </wp:anchor>
            </w:drawing>
          </mc:Choice>
          <mc:Fallback>
            <w:pict>
              <v:shape w14:anchorId="5AA5C972" id="TextBox 98" o:spid="_x0000_s1027" type="#_x0000_t202" style="position:absolute;margin-left:65.25pt;margin-top:15.8pt;width:81pt;height:3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" fillcolor="#f79646 [3209]" stroked="f">
                <v:textbox>
                  <w:txbxContent>
                    <w:p w14:paraId="146A6846" w14:textId="3A51B59C" w:rsidR="006D54B2" w:rsidRPr="00A82C96" w:rsidRDefault="004E4F99" w:rsidP="00981FD5">
                      <w:pPr>
                        <w:pStyle w:val="NormalWeb"/>
                        <w:spacing w:before="0" w:beforeAutospacing="0" w:after="0" w:afterAutospacing="0"/>
                        <w:jc w:val="center"/>
                        <w:rPr>
                          <w:color w:val="FFFFFF" w:themeColor="background1"/>
                        </w:rPr>
                      </w:pPr>
                      <w:r>
                        <w:rPr>
                          <w:color w:val="FFFFFF" w:themeColor="background1"/>
                        </w:rPr>
                        <w:t>PMPA</w:t>
                      </w:r>
                    </w:p>
                  </w:txbxContent>
                </v:textbox>
              </v:shape>
            </w:pict>
          </mc:Fallback>
        </mc:AlternateContent>
      </w:r>
      <w:r w:rsidR="00981FD5" w:rsidRPr="00981FD5">
        <w:rPr>
          <w:noProof/>
          <w:lang w:val="en-US" w:eastAsia="en-US"/>
        </w:rPr>
        <mc:AlternateContent>
          <mc:Choice Requires="wps">
            <w:drawing>
              <wp:anchor distT="0" distB="0" distL="114300" distR="114300" simplePos="0" relativeHeight="251634688" behindDoc="0" locked="0" layoutInCell="1" allowOverlap="1" wp14:anchorId="087DBD9E" wp14:editId="379E37EA">
                <wp:simplePos x="0" y="0"/>
                <wp:positionH relativeFrom="column">
                  <wp:posOffset>-332106</wp:posOffset>
                </wp:positionH>
                <wp:positionV relativeFrom="paragraph">
                  <wp:posOffset>3541395</wp:posOffset>
                </wp:positionV>
                <wp:extent cx="1160895" cy="272382"/>
                <wp:effectExtent l="0" t="0" r="0" b="0"/>
                <wp:wrapNone/>
                <wp:docPr id="66" name="TextBox 65"/>
                <wp:cNvGraphicFramePr/>
                <a:graphic xmlns:a="http://schemas.openxmlformats.org/drawingml/2006/main">
                  <a:graphicData uri="http://schemas.microsoft.com/office/word/2010/wordprocessingShape">
                    <wps:wsp>
                      <wps:cNvSpPr txBox="1"/>
                      <wps:spPr>
                        <a:xfrm rot="16200000">
                          <a:off x="0" y="0"/>
                          <a:ext cx="1160895" cy="272382"/>
                        </a:xfrm>
                        <a:prstGeom prst="rect">
                          <a:avLst/>
                        </a:prstGeom>
                        <a:noFill/>
                      </wps:spPr>
                      <wps:txbx>
                        <w:txbxContent>
                          <w:p w14:paraId="5C5ED614" w14:textId="77777777" w:rsidR="006D54B2" w:rsidRDefault="006D54B2" w:rsidP="00981FD5">
                            <w:pPr>
                              <w:pStyle w:val="NormalWeb"/>
                              <w:spacing w:before="0" w:beforeAutospacing="0" w:after="0" w:afterAutospacing="0"/>
                              <w:textAlignment w:val="baseline"/>
                            </w:pPr>
                            <w:r>
                              <w:rPr>
                                <w:rFonts w:ascii="Calibri" w:eastAsia="+mn-ea" w:hAnsi="Calibri" w:cs="Calibri"/>
                                <w:b/>
                                <w:bCs/>
                                <w:color w:val="FFFFFF"/>
                                <w:kern w:val="24"/>
                                <w:sz w:val="23"/>
                                <w:szCs w:val="23"/>
                                <w:lang w:val="en-IN"/>
                              </w:rPr>
                              <w:t>Target Platform</w:t>
                            </w:r>
                          </w:p>
                        </w:txbxContent>
                      </wps:txbx>
                      <wps:bodyPr wrap="none" rtlCol="0">
                        <a:spAutoFit/>
                      </wps:bodyPr>
                    </wps:wsp>
                  </a:graphicData>
                </a:graphic>
              </wp:anchor>
            </w:drawing>
          </mc:Choice>
          <mc:Fallback>
            <w:pict>
              <v:shape w14:anchorId="087DBD9E" id="TextBox 65" o:spid="_x0000_s1028" type="#_x0000_t202" style="position:absolute;margin-left:-26.15pt;margin-top:278.85pt;width:91.4pt;height:21.45pt;rotation:-90;z-index:251634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" filled="f" stroked="f">
                <v:textbox style="mso-fit-shape-to-text:t">
                  <w:txbxContent>
                    <w:p w14:paraId="5C5ED614" w14:textId="77777777" w:rsidR="006D54B2" w:rsidRDefault="006D54B2" w:rsidP="00981FD5">
                      <w:pPr>
                        <w:pStyle w:val="NormalWeb"/>
                        <w:spacing w:before="0" w:beforeAutospacing="0" w:after="0" w:afterAutospacing="0"/>
                        <w:textAlignment w:val="baseline"/>
                      </w:pPr>
                      <w:r>
                        <w:rPr>
                          <w:rFonts w:ascii="Calibri" w:eastAsia="+mn-ea" w:hAnsi="Calibri" w:cs="Calibri"/>
                          <w:b/>
                          <w:bCs/>
                          <w:color w:val="FFFFFF"/>
                          <w:kern w:val="24"/>
                          <w:sz w:val="23"/>
                          <w:szCs w:val="23"/>
                          <w:lang w:val="en-IN"/>
                        </w:rPr>
                        <w:t>Target Platform</w:t>
                      </w:r>
                    </w:p>
                  </w:txbxContent>
                </v:textbox>
              </v:shape>
            </w:pict>
          </mc:Fallback>
        </mc:AlternateContent>
      </w:r>
      <w:r w:rsidR="00981FD5" w:rsidRPr="00981FD5">
        <w:rPr>
          <w:noProof/>
          <w:lang w:val="en-US" w:eastAsia="en-US"/>
        </w:rPr>
        <mc:AlternateContent>
          <mc:Choice Requires="wps">
            <w:drawing>
              <wp:anchor distT="0" distB="0" distL="114300" distR="114300" simplePos="0" relativeHeight="251623424" behindDoc="0" locked="0" layoutInCell="1" allowOverlap="1" wp14:anchorId="0E1A5299" wp14:editId="30AD74B4">
                <wp:simplePos x="0" y="0"/>
                <wp:positionH relativeFrom="column">
                  <wp:posOffset>76835</wp:posOffset>
                </wp:positionH>
                <wp:positionV relativeFrom="paragraph">
                  <wp:posOffset>643890</wp:posOffset>
                </wp:positionV>
                <wp:extent cx="381000" cy="1538400"/>
                <wp:effectExtent l="0" t="0" r="0" b="5080"/>
                <wp:wrapNone/>
                <wp:docPr id="60" name="Rectangle 59"/>
                <wp:cNvGraphicFramePr/>
                <a:graphic xmlns:a="http://schemas.openxmlformats.org/drawingml/2006/main">
                  <a:graphicData uri="http://schemas.microsoft.com/office/word/2010/wordprocessingShape">
                    <wps:wsp>
                      <wps:cNvSpPr/>
                      <wps:spPr bwMode="auto">
                        <a:xfrm>
                          <a:off x="0" y="0"/>
                          <a:ext cx="381000" cy="1538400"/>
                        </a:xfrm>
                        <a:prstGeom prst="rect">
                          <a:avLst/>
                        </a:prstGeom>
                        <a:solidFill>
                          <a:sysClr val="window" lastClr="FFFFFF">
                            <a:lumMod val="50000"/>
                          </a:sysClr>
                        </a:solidFill>
                        <a:ln w="3175" cap="flat" cmpd="sng" algn="ctr">
                          <a:noFill/>
                          <a:prstDash val="solid"/>
                          <a:miter lim="800000"/>
                          <a:headEnd type="none" w="sm" len="sm"/>
                          <a:tailEnd type="triangle" w="med" len="med"/>
                        </a:ln>
                        <a:effectLst/>
                      </wps:spPr>
                      <wps:bodyPr vert="horz" wrap="none" lIns="76200" tIns="38100" rIns="76200" bIns="38100" numCol="1" rtlCol="0"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32A4BD7" id="Rectangle 59" o:spid="_x0000_s1026" style="position:absolute;margin-left:6.05pt;margin-top:50.7pt;width:30pt;height:121.15pt;z-index:251623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" fillcolor="#7f7f7f" stroked="f" strokeweight=".25pt">
                <v:stroke startarrowwidth="narrow" startarrowlength="short" endarrow="block"/>
                <v:textbox inset="6pt,3pt,6pt,3pt"/>
              </v:rect>
            </w:pict>
          </mc:Fallback>
        </mc:AlternateContent>
      </w:r>
      <w:r w:rsidR="00981FD5" w:rsidRPr="00981FD5">
        <w:rPr>
          <w:noProof/>
          <w:lang w:val="en-US" w:eastAsia="en-US"/>
        </w:rPr>
        <mc:AlternateContent>
          <mc:Choice Requires="wps">
            <w:drawing>
              <wp:anchor distT="0" distB="0" distL="114300" distR="114300" simplePos="0" relativeHeight="251631616" behindDoc="0" locked="0" layoutInCell="1" allowOverlap="1" wp14:anchorId="4386A404" wp14:editId="497458C1">
                <wp:simplePos x="0" y="0"/>
                <wp:positionH relativeFrom="column">
                  <wp:posOffset>230505</wp:posOffset>
                </wp:positionH>
                <wp:positionV relativeFrom="paragraph">
                  <wp:posOffset>4445</wp:posOffset>
                </wp:positionV>
                <wp:extent cx="383814" cy="774813"/>
                <wp:effectExtent l="0" t="5080" r="0" b="0"/>
                <wp:wrapNone/>
                <wp:docPr id="63" name="Rectangle 62"/>
                <wp:cNvGraphicFramePr/>
                <a:graphic xmlns:a="http://schemas.openxmlformats.org/drawingml/2006/main">
                  <a:graphicData uri="http://schemas.microsoft.com/office/word/2010/wordprocessingShape">
                    <wps:wsp>
                      <wps:cNvSpPr/>
                      <wps:spPr bwMode="auto">
                        <a:xfrm rot="5400000">
                          <a:off x="0" y="0"/>
                          <a:ext cx="383814" cy="774813"/>
                        </a:xfrm>
                        <a:prstGeom prst="rect">
                          <a:avLst/>
                        </a:prstGeom>
                        <a:solidFill>
                          <a:sysClr val="window" lastClr="FFFFFF">
                            <a:lumMod val="50000"/>
                          </a:sysClr>
                        </a:solidFill>
                        <a:ln w="3175" cap="flat" cmpd="sng" algn="ctr">
                          <a:noFill/>
                          <a:prstDash val="solid"/>
                          <a:miter lim="800000"/>
                          <a:headEnd type="none" w="sm" len="sm"/>
                          <a:tailEnd type="triangle" w="med" len="med"/>
                        </a:ln>
                        <a:effectLst/>
                      </wps:spPr>
                      <wps:bodyPr vert="horz" wrap="none" lIns="76200" tIns="38100" rIns="76200" bIns="38100" numCol="1" rtlCol="0"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BF6BC2" id="Rectangle 62" o:spid="_x0000_s1026" style="position:absolute;margin-left:18.15pt;margin-top:.35pt;width:30.2pt;height:61pt;rotation:90;z-index:251631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" fillcolor="#7f7f7f" stroked="f" strokeweight=".25pt">
                <v:stroke startarrowwidth="narrow" startarrowlength="short" endarrow="block"/>
                <v:textbox inset="6pt,3pt,6pt,3pt"/>
              </v:rect>
            </w:pict>
          </mc:Fallback>
        </mc:AlternateContent>
      </w:r>
      <w:r w:rsidR="00981FD5" w:rsidRPr="00981FD5">
        <w:rPr>
          <w:noProof/>
          <w:lang w:val="en-US" w:eastAsia="en-US"/>
        </w:rPr>
        <mc:AlternateContent>
          <mc:Choice Requires="wps">
            <w:drawing>
              <wp:anchor distT="0" distB="0" distL="114300" distR="114300" simplePos="0" relativeHeight="251637760" behindDoc="0" locked="0" layoutInCell="1" allowOverlap="1" wp14:anchorId="2087B708" wp14:editId="0F7DCB4B">
                <wp:simplePos x="0" y="0"/>
                <wp:positionH relativeFrom="column">
                  <wp:posOffset>302895</wp:posOffset>
                </wp:positionH>
                <wp:positionV relativeFrom="paragraph">
                  <wp:posOffset>2059940</wp:posOffset>
                </wp:positionV>
                <wp:extent cx="498802" cy="991719"/>
                <wp:effectExtent l="1270" t="0" r="0" b="0"/>
                <wp:wrapNone/>
                <wp:docPr id="109" name="Rectangle 108"/>
                <wp:cNvGraphicFramePr/>
                <a:graphic xmlns:a="http://schemas.openxmlformats.org/drawingml/2006/main">
                  <a:graphicData uri="http://schemas.microsoft.com/office/word/2010/wordprocessingShape">
                    <wps:wsp>
                      <wps:cNvSpPr/>
                      <wps:spPr bwMode="auto">
                        <a:xfrm rot="5400000">
                          <a:off x="0" y="0"/>
                          <a:ext cx="498802" cy="991719"/>
                        </a:xfrm>
                        <a:prstGeom prst="rect">
                          <a:avLst/>
                        </a:prstGeom>
                        <a:solidFill>
                          <a:sysClr val="window" lastClr="FFFFFF">
                            <a:lumMod val="50000"/>
                          </a:sysClr>
                        </a:solidFill>
                        <a:ln w="3175" cap="flat" cmpd="sng" algn="ctr">
                          <a:noFill/>
                          <a:prstDash val="solid"/>
                          <a:miter lim="800000"/>
                          <a:headEnd type="none" w="sm" len="sm"/>
                          <a:tailEnd type="triangle" w="med" len="med"/>
                        </a:ln>
                        <a:effectLst/>
                      </wps:spPr>
                      <wps:bodyPr vert="horz" wrap="none" lIns="76200" tIns="38100" rIns="76200" bIns="38100" numCol="1" rtlCol="0" anchor="t" anchorCtr="0" compatLnSpc="1">
                        <a:prstTxWarp prst="textNoShape">
                          <a:avLst/>
                        </a:prstTxWarp>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9A37F0" id="Rectangle 108" o:spid="_x0000_s1026" style="position:absolute;margin-left:23.85pt;margin-top:162.2pt;width:39.3pt;height:78.1pt;rotation:90;z-index:251637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" fillcolor="#7f7f7f" stroked="f" strokeweight=".25pt">
                <v:stroke startarrowwidth="narrow" startarrowlength="short" endarrow="block"/>
                <v:textbox inset="6pt,3pt,6pt,3pt"/>
              </v:rect>
            </w:pict>
          </mc:Fallback>
        </mc:AlternateContent>
      </w:r>
    </w:p>
    <w:p w14:paraId="221777D8" w14:textId="23D401BC" w:rsidR="001B6610" w:rsidRPr="00F43516" w:rsidRDefault="001B6610" w:rsidP="000F4755">
      <w:pPr>
        <w:rPr>
          <w:lang w:eastAsia="en-US"/>
        </w:rPr>
      </w:pPr>
    </w:p>
    <w:p w14:paraId="71CD6CE3" w14:textId="7E84AE5D" w:rsidR="005046A6" w:rsidRPr="000F4755" w:rsidRDefault="00A07753" w:rsidP="000F4755">
      <w:pPr>
        <w:widowControl/>
        <w:spacing w:after="0"/>
        <w:ind w:left="-900"/>
        <w:rPr>
          <w:rFonts w:eastAsia="MS Mincho"/>
          <w:b/>
          <w:bCs/>
          <w:i/>
          <w:color w:val="FF6600"/>
          <w:kern w:val="0"/>
          <w:sz w:val="32"/>
          <w:lang w:eastAsia="en-US"/>
        </w:rPr>
      </w:pPr>
      <w:r>
        <w:rPr>
          <w:i/>
          <w:noProof/>
          <w:lang w:val="en-US" w:eastAsia="en-US"/>
        </w:rPr>
        <mc:AlternateContent>
          <mc:Choice Requires="wps">
            <w:drawing>
              <wp:anchor distT="0" distB="0" distL="114300" distR="114300" simplePos="0" relativeHeight="251684864" behindDoc="0" locked="0" layoutInCell="1" allowOverlap="1" wp14:anchorId="039C045B" wp14:editId="714F3706">
                <wp:simplePos x="0" y="0"/>
                <wp:positionH relativeFrom="column">
                  <wp:posOffset>984250</wp:posOffset>
                </wp:positionH>
                <wp:positionV relativeFrom="paragraph">
                  <wp:posOffset>115571</wp:posOffset>
                </wp:positionV>
                <wp:extent cx="796925" cy="317500"/>
                <wp:effectExtent l="57150" t="38100" r="60325" b="82550"/>
                <wp:wrapNone/>
                <wp:docPr id="142" name="TextBox 141"/>
                <wp:cNvGraphicFramePr/>
                <a:graphic xmlns:a="http://schemas.openxmlformats.org/drawingml/2006/main">
                  <a:graphicData uri="http://schemas.microsoft.com/office/word/2010/wordprocessingShape">
                    <wps:wsp>
                      <wps:cNvSpPr txBox="1"/>
                      <wps:spPr>
                        <a:xfrm>
                          <a:off x="0" y="0"/>
                          <a:ext cx="796925" cy="317500"/>
                        </a:xfrm>
                        <a:prstGeom prst="rect">
                          <a:avLst/>
                        </a:prstGeom>
                        <a:solidFill>
                          <a:srgbClr val="FFFFFF">
                            <a:lumMod val="50000"/>
                          </a:srgbClr>
                        </a:solidFill>
                        <a:ln w="38100" cap="flat" cmpd="sng" algn="ctr">
                          <a:noFill/>
                          <a:prstDash val="solid"/>
                        </a:ln>
                        <a:effectLst>
                          <a:outerShdw blurRad="40000" dist="20000" dir="5400000" rotWithShape="0">
                            <a:srgbClr val="000000">
                              <a:alpha val="38000"/>
                            </a:srgbClr>
                          </a:outerShdw>
                        </a:effectLst>
                      </wps:spPr>
                      <wps:txbx>
                        <w:txbxContent>
                          <w:p w14:paraId="0D244F02" w14:textId="20EB82AD" w:rsidR="006D54B2" w:rsidRPr="00F45B31" w:rsidRDefault="00470010" w:rsidP="00F45B31">
                            <w:pPr>
                              <w:pStyle w:val="NormalWeb"/>
                              <w:spacing w:before="0" w:beforeAutospacing="0" w:after="0" w:afterAutospacing="0"/>
                              <w:jc w:val="center"/>
                              <w:textAlignment w:val="baseline"/>
                              <w:rPr>
                                <w:b/>
                              </w:rPr>
                            </w:pPr>
                            <w:r w:rsidRPr="00470010">
                              <w:rPr>
                                <w:rFonts w:ascii="Arial" w:eastAsia="+mn-ea" w:hAnsi="Arial" w:cs="Calibri"/>
                                <w:b/>
                                <w:color w:val="FFFFFF"/>
                                <w:sz w:val="20"/>
                                <w:szCs w:val="20"/>
                                <w:lang w:val="en-IN"/>
                              </w:rPr>
                              <w:t>SNI dev'ed</w:t>
                            </w:r>
                          </w:p>
                        </w:txbxContent>
                      </wps:txbx>
                      <wps:bodyPr wrap="square" rtlCol="0">
                        <a:noAutofit/>
                      </wps:bodyPr>
                    </wps:wsp>
                  </a:graphicData>
                </a:graphic>
                <wp14:sizeRelV relativeFrom="margin">
                  <wp14:pctHeight>0</wp14:pctHeight>
                </wp14:sizeRelV>
              </wp:anchor>
            </w:drawing>
          </mc:Choice>
          <mc:Fallback>
            <w:pict>
              <v:shape w14:anchorId="039C045B" id="TextBox 141" o:spid="_x0000_s1029" type="#_x0000_t202" style="position:absolute;left:0;text-align:left;margin-left:77.5pt;margin-top:9.1pt;width:62.75pt;height: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" fillcolor="#7f7f7f" stroked="f" strokeweight="3pt">
                <v:shadow on="t" color="black" opacity="24903f" origin=",.5" offset="0,.55556mm"/>
                <v:textbox>
                  <w:txbxContent>
                    <w:p w14:paraId="0D244F02" w14:textId="20EB82AD" w:rsidR="006D54B2" w:rsidRPr="00F45B31" w:rsidRDefault="00470010" w:rsidP="00F45B31">
                      <w:pPr>
                        <w:pStyle w:val="NormalWeb"/>
                        <w:spacing w:before="0" w:beforeAutospacing="0" w:after="0" w:afterAutospacing="0"/>
                        <w:jc w:val="center"/>
                        <w:textAlignment w:val="baseline"/>
                        <w:rPr>
                          <w:b/>
                        </w:rPr>
                      </w:pPr>
                      <w:r w:rsidRPr="00470010">
                        <w:rPr>
                          <w:rFonts w:ascii="Arial" w:eastAsia="+mn-ea" w:hAnsi="Arial" w:cs="Calibri"/>
                          <w:b/>
                          <w:color w:val="FFFFFF"/>
                          <w:sz w:val="20"/>
                          <w:szCs w:val="20"/>
                          <w:lang w:val="en-IN"/>
                        </w:rPr>
                        <w:t>SNI dev'ed</w:t>
                      </w:r>
                    </w:p>
                  </w:txbxContent>
                </v:textbox>
              </v:shape>
            </w:pict>
          </mc:Fallback>
        </mc:AlternateContent>
      </w:r>
      <w:r w:rsidR="005A08A7">
        <w:rPr>
          <w:i/>
          <w:noProof/>
          <w:lang w:val="en-US" w:eastAsia="en-US"/>
        </w:rPr>
        <mc:AlternateContent>
          <mc:Choice Requires="wps">
            <w:drawing>
              <wp:anchor distT="0" distB="0" distL="114300" distR="114300" simplePos="0" relativeHeight="251654144" behindDoc="0" locked="0" layoutInCell="1" allowOverlap="1" wp14:anchorId="0B0AFE11" wp14:editId="0A0373DC">
                <wp:simplePos x="0" y="0"/>
                <wp:positionH relativeFrom="column">
                  <wp:posOffset>552450</wp:posOffset>
                </wp:positionH>
                <wp:positionV relativeFrom="paragraph">
                  <wp:posOffset>3836670</wp:posOffset>
                </wp:positionV>
                <wp:extent cx="1320800" cy="1022350"/>
                <wp:effectExtent l="0" t="0" r="0" b="0"/>
                <wp:wrapNone/>
                <wp:docPr id="51" name="Rectangle 50"/>
                <wp:cNvGraphicFramePr/>
                <a:graphic xmlns:a="http://schemas.openxmlformats.org/drawingml/2006/main">
                  <a:graphicData uri="http://schemas.microsoft.com/office/word/2010/wordprocessingShape">
                    <wps:wsp>
                      <wps:cNvSpPr/>
                      <wps:spPr>
                        <a:xfrm>
                          <a:off x="0" y="0"/>
                          <a:ext cx="1320800" cy="1022350"/>
                        </a:xfrm>
                        <a:prstGeom prst="rect">
                          <a:avLst/>
                        </a:prstGeom>
                      </wps:spPr>
                      <wps:txbx>
                        <w:txbxContent>
                          <w:p w14:paraId="2F296C2E" w14:textId="7CFBE53D" w:rsidR="006D54B2" w:rsidRPr="007A21C5" w:rsidRDefault="006D54B2" w:rsidP="00981FD5">
                            <w:pPr>
                              <w:pStyle w:val="NormalWeb"/>
                              <w:spacing w:before="0" w:beforeAutospacing="0" w:after="0" w:afterAutospacing="0"/>
                              <w:textAlignment w:val="baseline"/>
                              <w:rPr>
                                <w:rFonts w:ascii="Calibri" w:eastAsia="+mn-ea" w:hAnsi="Calibri" w:cs="Calibri"/>
                                <w:color w:val="000000" w:themeColor="text1"/>
                                <w:kern w:val="24"/>
                                <w:sz w:val="16"/>
                                <w:szCs w:val="16"/>
                                <w:lang w:val="nl-NL"/>
                              </w:rPr>
                            </w:pPr>
                            <w:r w:rsidRPr="007A21C5">
                              <w:rPr>
                                <w:rFonts w:ascii="Calibri" w:eastAsia="+mn-ea" w:hAnsi="Calibri" w:cs="Calibri"/>
                                <w:color w:val="000000" w:themeColor="text1"/>
                                <w:kern w:val="24"/>
                                <w:sz w:val="16"/>
                                <w:szCs w:val="16"/>
                                <w:lang w:val="nl-NL"/>
                              </w:rPr>
                              <w:t>Re</w:t>
                            </w:r>
                            <w:del w:id="6" w:author="Nihal Mehdi" w:date="2020-08-12T12:34:00Z">
                              <w:r w:rsidRPr="007A21C5" w:rsidDel="004D3F93">
                                <w:rPr>
                                  <w:rFonts w:ascii="Calibri" w:eastAsia="+mn-ea" w:hAnsi="Calibri" w:cs="Calibri"/>
                                  <w:color w:val="000000" w:themeColor="text1"/>
                                  <w:kern w:val="24"/>
                                  <w:sz w:val="16"/>
                                  <w:szCs w:val="16"/>
                                  <w:lang w:val="nl-NL"/>
                                </w:rPr>
                                <w:delText>-H</w:delText>
                              </w:r>
                            </w:del>
                            <w:ins w:id="7" w:author="Nihal Mehdi" w:date="2020-08-12T12:34:00Z">
                              <w:r w:rsidR="004D3F93">
                                <w:rPr>
                                  <w:rFonts w:ascii="Calibri" w:eastAsia="+mn-ea" w:hAnsi="Calibri" w:cs="Calibri"/>
                                  <w:color w:val="000000" w:themeColor="text1"/>
                                  <w:kern w:val="24"/>
                                  <w:sz w:val="16"/>
                                  <w:szCs w:val="16"/>
                                  <w:lang w:val="nl-NL"/>
                                </w:rPr>
                                <w:t>h</w:t>
                              </w:r>
                            </w:ins>
                            <w:r w:rsidRPr="007A21C5">
                              <w:rPr>
                                <w:rFonts w:ascii="Calibri" w:eastAsia="+mn-ea" w:hAnsi="Calibri" w:cs="Calibri"/>
                                <w:color w:val="000000" w:themeColor="text1"/>
                                <w:kern w:val="24"/>
                                <w:sz w:val="16"/>
                                <w:szCs w:val="16"/>
                                <w:lang w:val="nl-NL"/>
                              </w:rPr>
                              <w:t>ost</w:t>
                            </w:r>
                            <w:ins w:id="8" w:author="Nihal Mehdi" w:date="2020-08-12T16:50:00Z">
                              <w:r w:rsidR="0050233D">
                                <w:rPr>
                                  <w:rFonts w:ascii="Calibri" w:eastAsia="+mn-ea" w:hAnsi="Calibri" w:cs="Calibri"/>
                                  <w:color w:val="000000" w:themeColor="text1"/>
                                  <w:kern w:val="24"/>
                                  <w:sz w:val="16"/>
                                  <w:szCs w:val="16"/>
                                  <w:lang w:val="nl-NL"/>
                                </w:rPr>
                                <w:t xml:space="preserve"> AS IS</w:t>
                              </w:r>
                            </w:ins>
                            <w:r w:rsidRPr="007A21C5">
                              <w:rPr>
                                <w:rFonts w:ascii="Calibri" w:eastAsia="+mn-ea" w:hAnsi="Calibri" w:cs="Calibri"/>
                                <w:color w:val="000000" w:themeColor="text1"/>
                                <w:kern w:val="24"/>
                                <w:sz w:val="16"/>
                                <w:szCs w:val="16"/>
                                <w:lang w:val="nl-NL"/>
                              </w:rPr>
                              <w:t xml:space="preserve"> w</w:t>
                            </w:r>
                            <w:r w:rsidR="00E15FBB">
                              <w:rPr>
                                <w:rFonts w:ascii="Calibri" w:eastAsia="+mn-ea" w:hAnsi="Calibri" w:cs="Calibri"/>
                                <w:color w:val="000000" w:themeColor="text1"/>
                                <w:kern w:val="24"/>
                                <w:sz w:val="16"/>
                                <w:szCs w:val="16"/>
                                <w:lang w:val="nl-NL"/>
                              </w:rPr>
                              <w:t xml:space="preserve">ith Azure </w:t>
                            </w:r>
                            <w:r w:rsidRPr="007A21C5">
                              <w:rPr>
                                <w:rFonts w:ascii="Calibri" w:eastAsia="+mn-ea" w:hAnsi="Calibri" w:cs="Calibri"/>
                                <w:color w:val="000000" w:themeColor="text1"/>
                                <w:kern w:val="24"/>
                                <w:sz w:val="16"/>
                                <w:szCs w:val="16"/>
                                <w:lang w:val="nl-NL"/>
                              </w:rPr>
                              <w:t xml:space="preserve">Extended Security Updates  </w:t>
                            </w:r>
                          </w:p>
                          <w:p w14:paraId="30A80859" w14:textId="26B8B643" w:rsidR="00D33C99" w:rsidRPr="007A21C5" w:rsidRDefault="00D33C99" w:rsidP="00981FD5">
                            <w:pPr>
                              <w:pStyle w:val="NormalWeb"/>
                              <w:spacing w:before="0" w:beforeAutospacing="0" w:after="0" w:afterAutospacing="0"/>
                              <w:textAlignment w:val="baseline"/>
                              <w:rPr>
                                <w:color w:val="000000" w:themeColor="text1"/>
                                <w:sz w:val="16"/>
                                <w:szCs w:val="16"/>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B0AFE11" id="Rectangle 50" o:spid="_x0000_s1030" style="position:absolute;left:0;text-align:left;margin-left:43.5pt;margin-top:302.1pt;width:104pt;height:8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" filled="f" stroked="f">
                <v:textbox>
                  <w:txbxContent>
                    <w:p w14:paraId="2F296C2E" w14:textId="7CFBE53D" w:rsidR="006D54B2" w:rsidRPr="007A21C5" w:rsidRDefault="006D54B2" w:rsidP="00981FD5">
                      <w:pPr>
                        <w:pStyle w:val="NormalWeb"/>
                        <w:spacing w:before="0" w:beforeAutospacing="0" w:after="0" w:afterAutospacing="0"/>
                        <w:textAlignment w:val="baseline"/>
                        <w:rPr>
                          <w:rFonts w:ascii="Calibri" w:eastAsia="+mn-ea" w:hAnsi="Calibri" w:cs="Calibri"/>
                          <w:color w:val="000000" w:themeColor="text1"/>
                          <w:kern w:val="24"/>
                          <w:sz w:val="16"/>
                          <w:szCs w:val="16"/>
                          <w:lang w:val="nl-NL"/>
                        </w:rPr>
                      </w:pPr>
                      <w:r w:rsidRPr="007A21C5">
                        <w:rPr>
                          <w:rFonts w:ascii="Calibri" w:eastAsia="+mn-ea" w:hAnsi="Calibri" w:cs="Calibri"/>
                          <w:color w:val="000000" w:themeColor="text1"/>
                          <w:kern w:val="24"/>
                          <w:sz w:val="16"/>
                          <w:szCs w:val="16"/>
                          <w:lang w:val="nl-NL"/>
                        </w:rPr>
                        <w:t>Re</w:t>
                      </w:r>
                      <w:del w:id="9" w:author="Nihal Mehdi" w:date="2020-08-12T12:34:00Z">
                        <w:r w:rsidRPr="007A21C5" w:rsidDel="004D3F93">
                          <w:rPr>
                            <w:rFonts w:ascii="Calibri" w:eastAsia="+mn-ea" w:hAnsi="Calibri" w:cs="Calibri"/>
                            <w:color w:val="000000" w:themeColor="text1"/>
                            <w:kern w:val="24"/>
                            <w:sz w:val="16"/>
                            <w:szCs w:val="16"/>
                            <w:lang w:val="nl-NL"/>
                          </w:rPr>
                          <w:delText>-H</w:delText>
                        </w:r>
                      </w:del>
                      <w:ins w:id="10" w:author="Nihal Mehdi" w:date="2020-08-12T12:34:00Z">
                        <w:r w:rsidR="004D3F93">
                          <w:rPr>
                            <w:rFonts w:ascii="Calibri" w:eastAsia="+mn-ea" w:hAnsi="Calibri" w:cs="Calibri"/>
                            <w:color w:val="000000" w:themeColor="text1"/>
                            <w:kern w:val="24"/>
                            <w:sz w:val="16"/>
                            <w:szCs w:val="16"/>
                            <w:lang w:val="nl-NL"/>
                          </w:rPr>
                          <w:t>h</w:t>
                        </w:r>
                      </w:ins>
                      <w:r w:rsidRPr="007A21C5">
                        <w:rPr>
                          <w:rFonts w:ascii="Calibri" w:eastAsia="+mn-ea" w:hAnsi="Calibri" w:cs="Calibri"/>
                          <w:color w:val="000000" w:themeColor="text1"/>
                          <w:kern w:val="24"/>
                          <w:sz w:val="16"/>
                          <w:szCs w:val="16"/>
                          <w:lang w:val="nl-NL"/>
                        </w:rPr>
                        <w:t>ost</w:t>
                      </w:r>
                      <w:ins w:id="11" w:author="Nihal Mehdi" w:date="2020-08-12T16:50:00Z">
                        <w:r w:rsidR="0050233D">
                          <w:rPr>
                            <w:rFonts w:ascii="Calibri" w:eastAsia="+mn-ea" w:hAnsi="Calibri" w:cs="Calibri"/>
                            <w:color w:val="000000" w:themeColor="text1"/>
                            <w:kern w:val="24"/>
                            <w:sz w:val="16"/>
                            <w:szCs w:val="16"/>
                            <w:lang w:val="nl-NL"/>
                          </w:rPr>
                          <w:t xml:space="preserve"> AS IS</w:t>
                        </w:r>
                      </w:ins>
                      <w:r w:rsidRPr="007A21C5">
                        <w:rPr>
                          <w:rFonts w:ascii="Calibri" w:eastAsia="+mn-ea" w:hAnsi="Calibri" w:cs="Calibri"/>
                          <w:color w:val="000000" w:themeColor="text1"/>
                          <w:kern w:val="24"/>
                          <w:sz w:val="16"/>
                          <w:szCs w:val="16"/>
                          <w:lang w:val="nl-NL"/>
                        </w:rPr>
                        <w:t xml:space="preserve"> w</w:t>
                      </w:r>
                      <w:r w:rsidR="00E15FBB">
                        <w:rPr>
                          <w:rFonts w:ascii="Calibri" w:eastAsia="+mn-ea" w:hAnsi="Calibri" w:cs="Calibri"/>
                          <w:color w:val="000000" w:themeColor="text1"/>
                          <w:kern w:val="24"/>
                          <w:sz w:val="16"/>
                          <w:szCs w:val="16"/>
                          <w:lang w:val="nl-NL"/>
                        </w:rPr>
                        <w:t xml:space="preserve">ith Azure </w:t>
                      </w:r>
                      <w:r w:rsidRPr="007A21C5">
                        <w:rPr>
                          <w:rFonts w:ascii="Calibri" w:eastAsia="+mn-ea" w:hAnsi="Calibri" w:cs="Calibri"/>
                          <w:color w:val="000000" w:themeColor="text1"/>
                          <w:kern w:val="24"/>
                          <w:sz w:val="16"/>
                          <w:szCs w:val="16"/>
                          <w:lang w:val="nl-NL"/>
                        </w:rPr>
                        <w:t xml:space="preserve">Extended Security Updates  </w:t>
                      </w:r>
                    </w:p>
                    <w:p w14:paraId="30A80859" w14:textId="26B8B643" w:rsidR="00D33C99" w:rsidRPr="007A21C5" w:rsidRDefault="00D33C99" w:rsidP="00981FD5">
                      <w:pPr>
                        <w:pStyle w:val="NormalWeb"/>
                        <w:spacing w:before="0" w:beforeAutospacing="0" w:after="0" w:afterAutospacing="0"/>
                        <w:textAlignment w:val="baseline"/>
                        <w:rPr>
                          <w:color w:val="000000" w:themeColor="text1"/>
                          <w:sz w:val="16"/>
                          <w:szCs w:val="16"/>
                        </w:rPr>
                      </w:pPr>
                    </w:p>
                  </w:txbxContent>
                </v:textbox>
              </v:rect>
            </w:pict>
          </mc:Fallback>
        </mc:AlternateContent>
      </w:r>
      <w:r w:rsidR="005A08A7" w:rsidRPr="00981FD5">
        <w:rPr>
          <w:noProof/>
          <w:lang w:val="en-US" w:eastAsia="en-US"/>
        </w:rPr>
        <mc:AlternateContent>
          <mc:Choice Requires="wps">
            <w:drawing>
              <wp:anchor distT="0" distB="0" distL="114300" distR="114300" simplePos="0" relativeHeight="251620352" behindDoc="1" locked="0" layoutInCell="1" allowOverlap="1" wp14:anchorId="713CBA45" wp14:editId="096D46BF">
                <wp:simplePos x="0" y="0"/>
                <wp:positionH relativeFrom="column">
                  <wp:posOffset>558800</wp:posOffset>
                </wp:positionH>
                <wp:positionV relativeFrom="paragraph">
                  <wp:posOffset>2376170</wp:posOffset>
                </wp:positionV>
                <wp:extent cx="1263650" cy="1377315"/>
                <wp:effectExtent l="0" t="0" r="0" b="0"/>
                <wp:wrapNone/>
                <wp:docPr id="9" name="Rectangle 11"/>
                <wp:cNvGraphicFramePr/>
                <a:graphic xmlns:a="http://schemas.openxmlformats.org/drawingml/2006/main">
                  <a:graphicData uri="http://schemas.microsoft.com/office/word/2010/wordprocessingShape">
                    <wps:wsp>
                      <wps:cNvSpPr/>
                      <wps:spPr bwMode="auto">
                        <a:xfrm>
                          <a:off x="0" y="0"/>
                          <a:ext cx="1263650" cy="1377315"/>
                        </a:xfrm>
                        <a:prstGeom prst="rect">
                          <a:avLst/>
                        </a:prstGeom>
                        <a:solidFill>
                          <a:srgbClr val="FFFFFF">
                            <a:lumMod val="95000"/>
                            <a:alpha val="80000"/>
                          </a:srgbClr>
                        </a:solidFill>
                        <a:ln w="3175" cap="flat" cmpd="sng" algn="ctr">
                          <a:noFill/>
                          <a:prstDash val="dash"/>
                          <a:miter lim="800000"/>
                          <a:headEnd type="none" w="sm" len="sm"/>
                          <a:tailEnd type="triangle" w="med" len="med"/>
                        </a:ln>
                        <a:effectLst/>
                      </wps:spPr>
                      <wps:bodyPr vert="horz" wrap="none" lIns="76200" tIns="38100" rIns="76200" bIns="38100" numCol="1" rtlCol="0" anchor="t" anchorCtr="0" compatLnSpc="1">
                        <a:prstTxWarp prst="textNoShape">
                          <a:avLst/>
                        </a:prstTxWarp>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BFC6DA" id="Rectangle 11" o:spid="_x0000_s1026" style="position:absolute;margin-left:44pt;margin-top:187.1pt;width:99.5pt;height:108.45pt;z-index:-251696128;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" fillcolor="#f2f2f2" stroked="f" strokeweight=".25pt">
                <v:fill opacity="52428f"/>
                <v:stroke dashstyle="dash" startarrowwidth="narrow" startarrowlength="short" endarrow="block"/>
                <v:textbox inset="6pt,3pt,6pt,3pt"/>
              </v:rect>
            </w:pict>
          </mc:Fallback>
        </mc:AlternateContent>
      </w:r>
      <w:r w:rsidR="005A08A7" w:rsidRPr="000F4755">
        <w:rPr>
          <w:i/>
          <w:noProof/>
          <w:lang w:val="en-US" w:eastAsia="en-US"/>
        </w:rPr>
        <mc:AlternateContent>
          <mc:Choice Requires="wps">
            <w:drawing>
              <wp:anchor distT="0" distB="0" distL="114300" distR="114300" simplePos="0" relativeHeight="251614208" behindDoc="0" locked="0" layoutInCell="1" allowOverlap="1" wp14:anchorId="6931BF37" wp14:editId="7E9BB96D">
                <wp:simplePos x="0" y="0"/>
                <wp:positionH relativeFrom="column">
                  <wp:posOffset>508000</wp:posOffset>
                </wp:positionH>
                <wp:positionV relativeFrom="paragraph">
                  <wp:posOffset>2439670</wp:posOffset>
                </wp:positionV>
                <wp:extent cx="1333500" cy="765175"/>
                <wp:effectExtent l="0" t="0" r="0" b="0"/>
                <wp:wrapNone/>
                <wp:docPr id="25" name="TextBox 24"/>
                <wp:cNvGraphicFramePr/>
                <a:graphic xmlns:a="http://schemas.openxmlformats.org/drawingml/2006/main">
                  <a:graphicData uri="http://schemas.microsoft.com/office/word/2010/wordprocessingShape">
                    <wps:wsp>
                      <wps:cNvSpPr txBox="1"/>
                      <wps:spPr>
                        <a:xfrm>
                          <a:off x="0" y="0"/>
                          <a:ext cx="1333500" cy="765175"/>
                        </a:xfrm>
                        <a:prstGeom prst="rect">
                          <a:avLst/>
                        </a:prstGeom>
                        <a:noFill/>
                      </wps:spPr>
                      <wps:txbx>
                        <w:txbxContent>
                          <w:p w14:paraId="43774C18" w14:textId="4BE71AE9" w:rsidR="006D54B2" w:rsidRDefault="006D54B2" w:rsidP="00981FD5">
                            <w:pPr>
                              <w:pStyle w:val="NormalWeb"/>
                              <w:spacing w:before="0" w:beforeAutospacing="0" w:after="0" w:afterAutospacing="0"/>
                              <w:textAlignment w:val="baseline"/>
                            </w:pPr>
                            <w:r>
                              <w:rPr>
                                <w:rFonts w:ascii="Calibri" w:eastAsia="+mn-ea" w:hAnsi="Calibri" w:cs="Calibri"/>
                                <w:b/>
                                <w:bCs/>
                                <w:color w:val="000000"/>
                                <w:kern w:val="24"/>
                                <w:sz w:val="18"/>
                                <w:szCs w:val="18"/>
                                <w:lang w:val="en-IN"/>
                              </w:rPr>
                              <w:t>OS</w:t>
                            </w:r>
                            <w:r>
                              <w:rPr>
                                <w:rFonts w:ascii="Calibri" w:eastAsia="+mn-ea" w:hAnsi="Calibri" w:cs="Calibri"/>
                                <w:color w:val="000000"/>
                                <w:kern w:val="24"/>
                                <w:sz w:val="18"/>
                                <w:szCs w:val="18"/>
                                <w:lang w:val="en-IN"/>
                              </w:rPr>
                              <w:t>:</w:t>
                            </w:r>
                            <w:r w:rsidR="00E15FBB">
                              <w:rPr>
                                <w:rFonts w:ascii="Calibri" w:eastAsia="+mn-ea" w:hAnsi="Calibri" w:cs="Calibri"/>
                                <w:color w:val="000000"/>
                                <w:kern w:val="24"/>
                                <w:sz w:val="18"/>
                                <w:szCs w:val="18"/>
                                <w:lang w:val="en-IN"/>
                              </w:rPr>
                              <w:t xml:space="preserve"> </w:t>
                            </w:r>
                            <w:r>
                              <w:rPr>
                                <w:rFonts w:ascii="Calibri" w:eastAsia="+mn-ea" w:hAnsi="Calibri" w:cs="Calibri"/>
                                <w:color w:val="000000"/>
                                <w:kern w:val="24"/>
                                <w:sz w:val="18"/>
                                <w:szCs w:val="18"/>
                                <w:lang w:val="en-IN"/>
                              </w:rPr>
                              <w:t>AS IS for Apps</w:t>
                            </w:r>
                          </w:p>
                          <w:p w14:paraId="52AF04E4" w14:textId="0384D987" w:rsidR="006D54B2" w:rsidRDefault="006D54B2" w:rsidP="00981FD5">
                            <w:pPr>
                              <w:pStyle w:val="NormalWeb"/>
                              <w:spacing w:before="0" w:beforeAutospacing="0" w:after="0" w:afterAutospacing="0"/>
                              <w:textAlignment w:val="baseline"/>
                            </w:pPr>
                            <w:r>
                              <w:rPr>
                                <w:rFonts w:ascii="Calibri" w:eastAsia="+mn-ea" w:hAnsi="Calibri" w:cs="Calibri"/>
                                <w:b/>
                                <w:bCs/>
                                <w:color w:val="000000"/>
                                <w:kern w:val="24"/>
                                <w:sz w:val="18"/>
                                <w:szCs w:val="18"/>
                                <w:lang w:val="en-IN"/>
                              </w:rPr>
                              <w:t>DB</w:t>
                            </w:r>
                            <w:r>
                              <w:rPr>
                                <w:rFonts w:ascii="Calibri" w:eastAsia="+mn-ea" w:hAnsi="Calibri" w:cs="Calibri"/>
                                <w:color w:val="000000"/>
                                <w:kern w:val="24"/>
                                <w:sz w:val="18"/>
                                <w:szCs w:val="18"/>
                                <w:lang w:val="en-IN"/>
                              </w:rPr>
                              <w:t xml:space="preserve">: </w:t>
                            </w:r>
                            <w:ins w:id="12" w:author="Nihal Mehdi" w:date="2020-08-12T16:50:00Z">
                              <w:r w:rsidR="0050233D" w:rsidRPr="00E15FBB">
                                <w:rPr>
                                  <w:rFonts w:ascii="Calibri" w:hAnsi="Calibri" w:cs="Calibri"/>
                                  <w:color w:val="000000"/>
                                  <w:sz w:val="18"/>
                                  <w:szCs w:val="18"/>
                                  <w:lang w:val="en-IN"/>
                                </w:rPr>
                                <w:t xml:space="preserve">MarkLogic </w:t>
                              </w:r>
                            </w:ins>
                            <w:del w:id="13" w:author="Nihal Mehdi" w:date="2020-08-12T16:50:00Z">
                              <w:r w:rsidR="00E15FBB" w:rsidRPr="00E15FBB" w:rsidDel="0050233D">
                                <w:rPr>
                                  <w:rFonts w:ascii="Calibri" w:hAnsi="Calibri" w:cs="Calibri"/>
                                  <w:color w:val="000000"/>
                                  <w:sz w:val="18"/>
                                  <w:szCs w:val="18"/>
                                  <w:lang w:val="en-IN"/>
                                </w:rPr>
                                <w:delText>MarkLogic</w:delText>
                              </w:r>
                            </w:del>
                            <w:ins w:id="14" w:author="Nihal Mehdi" w:date="2020-08-12T16:50:00Z">
                              <w:r w:rsidR="0050233D">
                                <w:rPr>
                                  <w:rFonts w:ascii="Calibri" w:hAnsi="Calibri" w:cs="Calibri"/>
                                  <w:color w:val="000000"/>
                                  <w:sz w:val="18"/>
                                  <w:szCs w:val="18"/>
                                  <w:lang w:val="en-IN"/>
                                </w:rPr>
                                <w:t>Server 9.0 with VHF</w:t>
                              </w:r>
                            </w:ins>
                          </w:p>
                          <w:p w14:paraId="1F5B864E" w14:textId="21C017BB" w:rsidR="006D54B2" w:rsidRPr="00692A09" w:rsidRDefault="006D54B2" w:rsidP="00981FD5">
                            <w:pPr>
                              <w:pStyle w:val="NormalWeb"/>
                              <w:spacing w:before="0" w:beforeAutospacing="0" w:after="0" w:afterAutospacing="0"/>
                              <w:textAlignment w:val="baseline"/>
                              <w:rPr>
                                <w:lang w:val="en-US"/>
                                <w:rPrChange w:id="15" w:author="Saurabh Gairola" w:date="2020-08-11T11:46:00Z">
                                  <w:rPr>
                                    <w:lang w:val="pl-PL"/>
                                  </w:rPr>
                                </w:rPrChange>
                              </w:rPr>
                            </w:pPr>
                            <w:r w:rsidRPr="00692A09">
                              <w:rPr>
                                <w:rFonts w:ascii="Calibri" w:eastAsia="+mn-ea" w:hAnsi="Calibri" w:cs="Calibri"/>
                                <w:b/>
                                <w:bCs/>
                                <w:color w:val="000000"/>
                                <w:kern w:val="24"/>
                                <w:sz w:val="18"/>
                                <w:szCs w:val="18"/>
                                <w:lang w:val="en-US"/>
                                <w:rPrChange w:id="16" w:author="Saurabh Gairola" w:date="2020-08-11T11:46:00Z">
                                  <w:rPr>
                                    <w:rFonts w:ascii="Calibri" w:eastAsia="+mn-ea" w:hAnsi="Calibri" w:cs="Calibri"/>
                                    <w:b/>
                                    <w:bCs/>
                                    <w:color w:val="000000"/>
                                    <w:kern w:val="24"/>
                                    <w:sz w:val="18"/>
                                    <w:szCs w:val="18"/>
                                    <w:lang w:val="pl-PL"/>
                                  </w:rPr>
                                </w:rPrChange>
                              </w:rPr>
                              <w:t>Dev Tech</w:t>
                            </w:r>
                            <w:r w:rsidRPr="00692A09">
                              <w:rPr>
                                <w:rFonts w:ascii="Calibri" w:eastAsia="+mn-ea" w:hAnsi="Calibri" w:cs="Calibri"/>
                                <w:color w:val="000000"/>
                                <w:kern w:val="24"/>
                                <w:sz w:val="18"/>
                                <w:szCs w:val="18"/>
                                <w:lang w:val="en-US"/>
                                <w:rPrChange w:id="17" w:author="Saurabh Gairola" w:date="2020-08-11T11:46:00Z">
                                  <w:rPr>
                                    <w:rFonts w:ascii="Calibri" w:eastAsia="+mn-ea" w:hAnsi="Calibri" w:cs="Calibri"/>
                                    <w:color w:val="000000"/>
                                    <w:kern w:val="24"/>
                                    <w:sz w:val="18"/>
                                    <w:szCs w:val="18"/>
                                    <w:lang w:val="pl-PL"/>
                                  </w:rPr>
                                </w:rPrChange>
                              </w:rPr>
                              <w:t xml:space="preserve">: </w:t>
                            </w:r>
                            <w:r w:rsidR="00E15FBB">
                              <w:rPr>
                                <w:rFonts w:ascii="Calibri" w:hAnsi="Calibri" w:cs="Calibri"/>
                                <w:color w:val="000000"/>
                                <w:sz w:val="18"/>
                                <w:szCs w:val="18"/>
                                <w:lang w:val="en-IN"/>
                              </w:rPr>
                              <w:t>Java, Angular</w:t>
                            </w:r>
                          </w:p>
                          <w:p w14:paraId="153C3242" w14:textId="6EEFDD28" w:rsidR="006D54B2" w:rsidRPr="00692A09" w:rsidRDefault="006D54B2" w:rsidP="00981FD5">
                            <w:pPr>
                              <w:pStyle w:val="NormalWeb"/>
                              <w:spacing w:before="0" w:beforeAutospacing="0" w:after="0" w:afterAutospacing="0"/>
                              <w:textAlignment w:val="baseline"/>
                              <w:rPr>
                                <w:lang w:val="en-US"/>
                                <w:rPrChange w:id="18" w:author="Saurabh Gairola" w:date="2020-08-11T11:46:00Z">
                                  <w:rPr>
                                    <w:lang w:val="pl-PL"/>
                                  </w:rPr>
                                </w:rPrChange>
                              </w:rPr>
                            </w:pPr>
                            <w:r w:rsidRPr="00692A09">
                              <w:rPr>
                                <w:rFonts w:ascii="Calibri" w:eastAsia="+mn-ea" w:hAnsi="Calibri" w:cs="Calibri"/>
                                <w:b/>
                                <w:bCs/>
                                <w:color w:val="000000"/>
                                <w:kern w:val="24"/>
                                <w:sz w:val="18"/>
                                <w:szCs w:val="18"/>
                                <w:lang w:val="en-US"/>
                                <w:rPrChange w:id="19" w:author="Saurabh Gairola" w:date="2020-08-11T11:46:00Z">
                                  <w:rPr>
                                    <w:rFonts w:ascii="Calibri" w:eastAsia="+mn-ea" w:hAnsi="Calibri" w:cs="Calibri"/>
                                    <w:b/>
                                    <w:bCs/>
                                    <w:color w:val="000000"/>
                                    <w:kern w:val="24"/>
                                    <w:sz w:val="18"/>
                                    <w:szCs w:val="18"/>
                                    <w:lang w:val="pl-PL"/>
                                  </w:rPr>
                                </w:rPrChange>
                              </w:rPr>
                              <w:t>Web Server</w:t>
                            </w:r>
                            <w:r w:rsidRPr="00692A09">
                              <w:rPr>
                                <w:rFonts w:ascii="Calibri" w:eastAsia="+mn-ea" w:hAnsi="Calibri" w:cs="Calibri"/>
                                <w:color w:val="000000"/>
                                <w:kern w:val="24"/>
                                <w:sz w:val="18"/>
                                <w:szCs w:val="18"/>
                                <w:lang w:val="en-US"/>
                                <w:rPrChange w:id="20" w:author="Saurabh Gairola" w:date="2020-08-11T11:46:00Z">
                                  <w:rPr>
                                    <w:rFonts w:ascii="Calibri" w:eastAsia="+mn-ea" w:hAnsi="Calibri" w:cs="Calibri"/>
                                    <w:color w:val="000000"/>
                                    <w:kern w:val="24"/>
                                    <w:sz w:val="18"/>
                                    <w:szCs w:val="18"/>
                                    <w:lang w:val="pl-PL"/>
                                  </w:rPr>
                                </w:rPrChange>
                              </w:rPr>
                              <w:t xml:space="preserve">: </w:t>
                            </w:r>
                            <w:del w:id="21" w:author="Nihal Mehdi" w:date="2020-08-12T12:42:00Z">
                              <w:r w:rsidR="007E12A7" w:rsidDel="00812732">
                                <w:rPr>
                                  <w:rFonts w:ascii="Calibri" w:hAnsi="Calibri" w:cs="Calibri"/>
                                  <w:color w:val="000000"/>
                                  <w:sz w:val="18"/>
                                  <w:szCs w:val="18"/>
                                  <w:lang w:val="en-IN"/>
                                </w:rPr>
                                <w:delText>Tomcat</w:delText>
                              </w:r>
                            </w:del>
                            <w:ins w:id="22" w:author="Nihal Mehdi" w:date="2020-08-12T13:03:00Z">
                              <w:r w:rsidR="00C067B8">
                                <w:rPr>
                                  <w:rFonts w:ascii="Calibri" w:hAnsi="Calibri" w:cs="Calibri"/>
                                  <w:color w:val="000000"/>
                                  <w:sz w:val="18"/>
                                  <w:szCs w:val="18"/>
                                  <w:lang w:val="en-IN"/>
                                </w:rPr>
                                <w:t>N</w:t>
                              </w:r>
                            </w:ins>
                            <w:ins w:id="23" w:author="Nihal Mehdi" w:date="2020-08-12T12:42:00Z">
                              <w:r w:rsidR="00812732">
                                <w:rPr>
                                  <w:rFonts w:ascii="Calibri" w:hAnsi="Calibri" w:cs="Calibri"/>
                                  <w:color w:val="000000"/>
                                  <w:sz w:val="18"/>
                                  <w:szCs w:val="18"/>
                                  <w:lang w:val="en-IN"/>
                                </w:rPr>
                                <w:t>A</w:t>
                              </w:r>
                            </w:ins>
                          </w:p>
                        </w:txbxContent>
                      </wps:txbx>
                      <wps:bodyPr wrap="square" rtlCol="0">
                        <a:spAutoFit/>
                      </wps:bodyPr>
                    </wps:wsp>
                  </a:graphicData>
                </a:graphic>
                <wp14:sizeRelH relativeFrom="margin">
                  <wp14:pctWidth>0</wp14:pctWidth>
                </wp14:sizeRelH>
              </wp:anchor>
            </w:drawing>
          </mc:Choice>
          <mc:Fallback>
            <w:pict>
              <v:shape w14:anchorId="6931BF37" id="TextBox 24" o:spid="_x0000_s1031" type="#_x0000_t202" style="position:absolute;left:0;text-align:left;margin-left:40pt;margin-top:192.1pt;width:105pt;height:60.2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" filled="f" stroked="f">
                <v:textbox style="mso-fit-shape-to-text:t">
                  <w:txbxContent>
                    <w:p w14:paraId="43774C18" w14:textId="4BE71AE9" w:rsidR="006D54B2" w:rsidRDefault="006D54B2" w:rsidP="00981FD5">
                      <w:pPr>
                        <w:pStyle w:val="NormalWeb"/>
                        <w:spacing w:before="0" w:beforeAutospacing="0" w:after="0" w:afterAutospacing="0"/>
                        <w:textAlignment w:val="baseline"/>
                      </w:pPr>
                      <w:r>
                        <w:rPr>
                          <w:rFonts w:ascii="Calibri" w:eastAsia="+mn-ea" w:hAnsi="Calibri" w:cs="Calibri"/>
                          <w:b/>
                          <w:bCs/>
                          <w:color w:val="000000"/>
                          <w:kern w:val="24"/>
                          <w:sz w:val="18"/>
                          <w:szCs w:val="18"/>
                          <w:lang w:val="en-IN"/>
                        </w:rPr>
                        <w:t>OS</w:t>
                      </w:r>
                      <w:r>
                        <w:rPr>
                          <w:rFonts w:ascii="Calibri" w:eastAsia="+mn-ea" w:hAnsi="Calibri" w:cs="Calibri"/>
                          <w:color w:val="000000"/>
                          <w:kern w:val="24"/>
                          <w:sz w:val="18"/>
                          <w:szCs w:val="18"/>
                          <w:lang w:val="en-IN"/>
                        </w:rPr>
                        <w:t>:</w:t>
                      </w:r>
                      <w:r w:rsidR="00E15FBB">
                        <w:rPr>
                          <w:rFonts w:ascii="Calibri" w:eastAsia="+mn-ea" w:hAnsi="Calibri" w:cs="Calibri"/>
                          <w:color w:val="000000"/>
                          <w:kern w:val="24"/>
                          <w:sz w:val="18"/>
                          <w:szCs w:val="18"/>
                          <w:lang w:val="en-IN"/>
                        </w:rPr>
                        <w:t xml:space="preserve"> </w:t>
                      </w:r>
                      <w:r>
                        <w:rPr>
                          <w:rFonts w:ascii="Calibri" w:eastAsia="+mn-ea" w:hAnsi="Calibri" w:cs="Calibri"/>
                          <w:color w:val="000000"/>
                          <w:kern w:val="24"/>
                          <w:sz w:val="18"/>
                          <w:szCs w:val="18"/>
                          <w:lang w:val="en-IN"/>
                        </w:rPr>
                        <w:t>AS IS for Apps</w:t>
                      </w:r>
                    </w:p>
                    <w:p w14:paraId="52AF04E4" w14:textId="0384D987" w:rsidR="006D54B2" w:rsidRDefault="006D54B2" w:rsidP="00981FD5">
                      <w:pPr>
                        <w:pStyle w:val="NormalWeb"/>
                        <w:spacing w:before="0" w:beforeAutospacing="0" w:after="0" w:afterAutospacing="0"/>
                        <w:textAlignment w:val="baseline"/>
                      </w:pPr>
                      <w:r>
                        <w:rPr>
                          <w:rFonts w:ascii="Calibri" w:eastAsia="+mn-ea" w:hAnsi="Calibri" w:cs="Calibri"/>
                          <w:b/>
                          <w:bCs/>
                          <w:color w:val="000000"/>
                          <w:kern w:val="24"/>
                          <w:sz w:val="18"/>
                          <w:szCs w:val="18"/>
                          <w:lang w:val="en-IN"/>
                        </w:rPr>
                        <w:t>DB</w:t>
                      </w:r>
                      <w:r>
                        <w:rPr>
                          <w:rFonts w:ascii="Calibri" w:eastAsia="+mn-ea" w:hAnsi="Calibri" w:cs="Calibri"/>
                          <w:color w:val="000000"/>
                          <w:kern w:val="24"/>
                          <w:sz w:val="18"/>
                          <w:szCs w:val="18"/>
                          <w:lang w:val="en-IN"/>
                        </w:rPr>
                        <w:t xml:space="preserve">: </w:t>
                      </w:r>
                      <w:ins w:id="24" w:author="Nihal Mehdi" w:date="2020-08-12T16:50:00Z">
                        <w:r w:rsidR="0050233D" w:rsidRPr="00E15FBB">
                          <w:rPr>
                            <w:rFonts w:ascii="Calibri" w:hAnsi="Calibri" w:cs="Calibri"/>
                            <w:color w:val="000000"/>
                            <w:sz w:val="18"/>
                            <w:szCs w:val="18"/>
                            <w:lang w:val="en-IN"/>
                          </w:rPr>
                          <w:t xml:space="preserve">MarkLogic </w:t>
                        </w:r>
                      </w:ins>
                      <w:del w:id="25" w:author="Nihal Mehdi" w:date="2020-08-12T16:50:00Z">
                        <w:r w:rsidR="00E15FBB" w:rsidRPr="00E15FBB" w:rsidDel="0050233D">
                          <w:rPr>
                            <w:rFonts w:ascii="Calibri" w:hAnsi="Calibri" w:cs="Calibri"/>
                            <w:color w:val="000000"/>
                            <w:sz w:val="18"/>
                            <w:szCs w:val="18"/>
                            <w:lang w:val="en-IN"/>
                          </w:rPr>
                          <w:delText>MarkLogic</w:delText>
                        </w:r>
                      </w:del>
                      <w:ins w:id="26" w:author="Nihal Mehdi" w:date="2020-08-12T16:50:00Z">
                        <w:r w:rsidR="0050233D">
                          <w:rPr>
                            <w:rFonts w:ascii="Calibri" w:hAnsi="Calibri" w:cs="Calibri"/>
                            <w:color w:val="000000"/>
                            <w:sz w:val="18"/>
                            <w:szCs w:val="18"/>
                            <w:lang w:val="en-IN"/>
                          </w:rPr>
                          <w:t>Server 9.0 with VHF</w:t>
                        </w:r>
                      </w:ins>
                    </w:p>
                    <w:p w14:paraId="1F5B864E" w14:textId="21C017BB" w:rsidR="006D54B2" w:rsidRPr="00692A09" w:rsidRDefault="006D54B2" w:rsidP="00981FD5">
                      <w:pPr>
                        <w:pStyle w:val="NormalWeb"/>
                        <w:spacing w:before="0" w:beforeAutospacing="0" w:after="0" w:afterAutospacing="0"/>
                        <w:textAlignment w:val="baseline"/>
                        <w:rPr>
                          <w:lang w:val="en-US"/>
                          <w:rPrChange w:id="27" w:author="Saurabh Gairola" w:date="2020-08-11T11:46:00Z">
                            <w:rPr>
                              <w:lang w:val="pl-PL"/>
                            </w:rPr>
                          </w:rPrChange>
                        </w:rPr>
                      </w:pPr>
                      <w:r w:rsidRPr="00692A09">
                        <w:rPr>
                          <w:rFonts w:ascii="Calibri" w:eastAsia="+mn-ea" w:hAnsi="Calibri" w:cs="Calibri"/>
                          <w:b/>
                          <w:bCs/>
                          <w:color w:val="000000"/>
                          <w:kern w:val="24"/>
                          <w:sz w:val="18"/>
                          <w:szCs w:val="18"/>
                          <w:lang w:val="en-US"/>
                          <w:rPrChange w:id="28" w:author="Saurabh Gairola" w:date="2020-08-11T11:46:00Z">
                            <w:rPr>
                              <w:rFonts w:ascii="Calibri" w:eastAsia="+mn-ea" w:hAnsi="Calibri" w:cs="Calibri"/>
                              <w:b/>
                              <w:bCs/>
                              <w:color w:val="000000"/>
                              <w:kern w:val="24"/>
                              <w:sz w:val="18"/>
                              <w:szCs w:val="18"/>
                              <w:lang w:val="pl-PL"/>
                            </w:rPr>
                          </w:rPrChange>
                        </w:rPr>
                        <w:t>Dev Tech</w:t>
                      </w:r>
                      <w:r w:rsidRPr="00692A09">
                        <w:rPr>
                          <w:rFonts w:ascii="Calibri" w:eastAsia="+mn-ea" w:hAnsi="Calibri" w:cs="Calibri"/>
                          <w:color w:val="000000"/>
                          <w:kern w:val="24"/>
                          <w:sz w:val="18"/>
                          <w:szCs w:val="18"/>
                          <w:lang w:val="en-US"/>
                          <w:rPrChange w:id="29" w:author="Saurabh Gairola" w:date="2020-08-11T11:46:00Z">
                            <w:rPr>
                              <w:rFonts w:ascii="Calibri" w:eastAsia="+mn-ea" w:hAnsi="Calibri" w:cs="Calibri"/>
                              <w:color w:val="000000"/>
                              <w:kern w:val="24"/>
                              <w:sz w:val="18"/>
                              <w:szCs w:val="18"/>
                              <w:lang w:val="pl-PL"/>
                            </w:rPr>
                          </w:rPrChange>
                        </w:rPr>
                        <w:t xml:space="preserve">: </w:t>
                      </w:r>
                      <w:r w:rsidR="00E15FBB">
                        <w:rPr>
                          <w:rFonts w:ascii="Calibri" w:hAnsi="Calibri" w:cs="Calibri"/>
                          <w:color w:val="000000"/>
                          <w:sz w:val="18"/>
                          <w:szCs w:val="18"/>
                          <w:lang w:val="en-IN"/>
                        </w:rPr>
                        <w:t>Java, Angular</w:t>
                      </w:r>
                    </w:p>
                    <w:p w14:paraId="153C3242" w14:textId="6EEFDD28" w:rsidR="006D54B2" w:rsidRPr="00692A09" w:rsidRDefault="006D54B2" w:rsidP="00981FD5">
                      <w:pPr>
                        <w:pStyle w:val="NormalWeb"/>
                        <w:spacing w:before="0" w:beforeAutospacing="0" w:after="0" w:afterAutospacing="0"/>
                        <w:textAlignment w:val="baseline"/>
                        <w:rPr>
                          <w:lang w:val="en-US"/>
                          <w:rPrChange w:id="30" w:author="Saurabh Gairola" w:date="2020-08-11T11:46:00Z">
                            <w:rPr>
                              <w:lang w:val="pl-PL"/>
                            </w:rPr>
                          </w:rPrChange>
                        </w:rPr>
                      </w:pPr>
                      <w:r w:rsidRPr="00692A09">
                        <w:rPr>
                          <w:rFonts w:ascii="Calibri" w:eastAsia="+mn-ea" w:hAnsi="Calibri" w:cs="Calibri"/>
                          <w:b/>
                          <w:bCs/>
                          <w:color w:val="000000"/>
                          <w:kern w:val="24"/>
                          <w:sz w:val="18"/>
                          <w:szCs w:val="18"/>
                          <w:lang w:val="en-US"/>
                          <w:rPrChange w:id="31" w:author="Saurabh Gairola" w:date="2020-08-11T11:46:00Z">
                            <w:rPr>
                              <w:rFonts w:ascii="Calibri" w:eastAsia="+mn-ea" w:hAnsi="Calibri" w:cs="Calibri"/>
                              <w:b/>
                              <w:bCs/>
                              <w:color w:val="000000"/>
                              <w:kern w:val="24"/>
                              <w:sz w:val="18"/>
                              <w:szCs w:val="18"/>
                              <w:lang w:val="pl-PL"/>
                            </w:rPr>
                          </w:rPrChange>
                        </w:rPr>
                        <w:t>Web Server</w:t>
                      </w:r>
                      <w:r w:rsidRPr="00692A09">
                        <w:rPr>
                          <w:rFonts w:ascii="Calibri" w:eastAsia="+mn-ea" w:hAnsi="Calibri" w:cs="Calibri"/>
                          <w:color w:val="000000"/>
                          <w:kern w:val="24"/>
                          <w:sz w:val="18"/>
                          <w:szCs w:val="18"/>
                          <w:lang w:val="en-US"/>
                          <w:rPrChange w:id="32" w:author="Saurabh Gairola" w:date="2020-08-11T11:46:00Z">
                            <w:rPr>
                              <w:rFonts w:ascii="Calibri" w:eastAsia="+mn-ea" w:hAnsi="Calibri" w:cs="Calibri"/>
                              <w:color w:val="000000"/>
                              <w:kern w:val="24"/>
                              <w:sz w:val="18"/>
                              <w:szCs w:val="18"/>
                              <w:lang w:val="pl-PL"/>
                            </w:rPr>
                          </w:rPrChange>
                        </w:rPr>
                        <w:t xml:space="preserve">: </w:t>
                      </w:r>
                      <w:del w:id="33" w:author="Nihal Mehdi" w:date="2020-08-12T12:42:00Z">
                        <w:r w:rsidR="007E12A7" w:rsidDel="00812732">
                          <w:rPr>
                            <w:rFonts w:ascii="Calibri" w:hAnsi="Calibri" w:cs="Calibri"/>
                            <w:color w:val="000000"/>
                            <w:sz w:val="18"/>
                            <w:szCs w:val="18"/>
                            <w:lang w:val="en-IN"/>
                          </w:rPr>
                          <w:delText>Tomcat</w:delText>
                        </w:r>
                      </w:del>
                      <w:ins w:id="34" w:author="Nihal Mehdi" w:date="2020-08-12T13:03:00Z">
                        <w:r w:rsidR="00C067B8">
                          <w:rPr>
                            <w:rFonts w:ascii="Calibri" w:hAnsi="Calibri" w:cs="Calibri"/>
                            <w:color w:val="000000"/>
                            <w:sz w:val="18"/>
                            <w:szCs w:val="18"/>
                            <w:lang w:val="en-IN"/>
                          </w:rPr>
                          <w:t>N</w:t>
                        </w:r>
                      </w:ins>
                      <w:ins w:id="35" w:author="Nihal Mehdi" w:date="2020-08-12T12:42:00Z">
                        <w:r w:rsidR="00812732">
                          <w:rPr>
                            <w:rFonts w:ascii="Calibri" w:hAnsi="Calibri" w:cs="Calibri"/>
                            <w:color w:val="000000"/>
                            <w:sz w:val="18"/>
                            <w:szCs w:val="18"/>
                            <w:lang w:val="en-IN"/>
                          </w:rPr>
                          <w:t>A</w:t>
                        </w:r>
                      </w:ins>
                    </w:p>
                  </w:txbxContent>
                </v:textbox>
              </v:shape>
            </w:pict>
          </mc:Fallback>
        </mc:AlternateContent>
      </w:r>
      <w:r w:rsidR="005A08A7" w:rsidRPr="00981FD5">
        <w:rPr>
          <w:noProof/>
          <w:lang w:val="en-US" w:eastAsia="en-US"/>
        </w:rPr>
        <mc:AlternateContent>
          <mc:Choice Requires="wps">
            <w:drawing>
              <wp:anchor distT="0" distB="0" distL="114300" distR="114300" simplePos="0" relativeHeight="251702272" behindDoc="1" locked="0" layoutInCell="1" allowOverlap="1" wp14:anchorId="3190999A" wp14:editId="3334C1E5">
                <wp:simplePos x="0" y="0"/>
                <wp:positionH relativeFrom="column">
                  <wp:posOffset>546100</wp:posOffset>
                </wp:positionH>
                <wp:positionV relativeFrom="paragraph">
                  <wp:posOffset>3817620</wp:posOffset>
                </wp:positionV>
                <wp:extent cx="1282700" cy="1022350"/>
                <wp:effectExtent l="0" t="0" r="0" b="6350"/>
                <wp:wrapNone/>
                <wp:docPr id="13" name="Rectangle 11"/>
                <wp:cNvGraphicFramePr/>
                <a:graphic xmlns:a="http://schemas.openxmlformats.org/drawingml/2006/main">
                  <a:graphicData uri="http://schemas.microsoft.com/office/word/2010/wordprocessingShape">
                    <wps:wsp>
                      <wps:cNvSpPr/>
                      <wps:spPr bwMode="auto">
                        <a:xfrm>
                          <a:off x="0" y="0"/>
                          <a:ext cx="1282700" cy="1022350"/>
                        </a:xfrm>
                        <a:prstGeom prst="rect">
                          <a:avLst/>
                        </a:prstGeom>
                        <a:solidFill>
                          <a:srgbClr val="FFFFFF">
                            <a:lumMod val="95000"/>
                            <a:alpha val="80000"/>
                          </a:srgbClr>
                        </a:solidFill>
                        <a:ln w="3175" cap="flat" cmpd="sng" algn="ctr">
                          <a:noFill/>
                          <a:prstDash val="dash"/>
                          <a:miter lim="800000"/>
                          <a:headEnd type="none" w="sm" len="sm"/>
                          <a:tailEnd type="triangle" w="med" len="med"/>
                        </a:ln>
                        <a:effectLst/>
                      </wps:spPr>
                      <wps:bodyPr vert="horz" wrap="none" lIns="76200" tIns="38100" rIns="76200" bIns="3810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D3011D" id="Rectangle 11" o:spid="_x0000_s1026" style="position:absolute;margin-left:43pt;margin-top:300.6pt;width:101pt;height:80.5pt;z-index:-251614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" fillcolor="#f2f2f2" stroked="f" strokeweight=".25pt">
                <v:fill opacity="52428f"/>
                <v:stroke dashstyle="dash" startarrowwidth="narrow" startarrowlength="short" endarrow="block"/>
                <v:textbox inset="6pt,3pt,6pt,3pt"/>
              </v:rect>
            </w:pict>
          </mc:Fallback>
        </mc:AlternateContent>
      </w:r>
      <w:r w:rsidR="0068258A">
        <w:rPr>
          <w:i/>
          <w:noProof/>
          <w:lang w:val="en-US" w:eastAsia="en-US"/>
        </w:rPr>
        <mc:AlternateContent>
          <mc:Choice Requires="wps">
            <w:drawing>
              <wp:anchor distT="0" distB="0" distL="114300" distR="114300" simplePos="0" relativeHeight="251676672" behindDoc="0" locked="0" layoutInCell="1" allowOverlap="1" wp14:anchorId="01174CEA" wp14:editId="6D44ACF5">
                <wp:simplePos x="0" y="0"/>
                <wp:positionH relativeFrom="column">
                  <wp:posOffset>476250</wp:posOffset>
                </wp:positionH>
                <wp:positionV relativeFrom="paragraph">
                  <wp:posOffset>4878070</wp:posOffset>
                </wp:positionV>
                <wp:extent cx="1320800" cy="289560"/>
                <wp:effectExtent l="0" t="0" r="0" b="0"/>
                <wp:wrapNone/>
                <wp:docPr id="86" name="TextBox 85"/>
                <wp:cNvGraphicFramePr/>
                <a:graphic xmlns:a="http://schemas.openxmlformats.org/drawingml/2006/main">
                  <a:graphicData uri="http://schemas.microsoft.com/office/word/2010/wordprocessingShape">
                    <wps:wsp>
                      <wps:cNvSpPr txBox="1"/>
                      <wps:spPr>
                        <a:xfrm>
                          <a:off x="0" y="0"/>
                          <a:ext cx="1320800" cy="289560"/>
                        </a:xfrm>
                        <a:prstGeom prst="rect">
                          <a:avLst/>
                        </a:prstGeom>
                        <a:solidFill>
                          <a:srgbClr val="00B050"/>
                        </a:solidFill>
                      </wps:spPr>
                      <wps:txbx>
                        <w:txbxContent>
                          <w:p w14:paraId="223A0CE2" w14:textId="77777777" w:rsidR="006D54B2" w:rsidRDefault="006D54B2" w:rsidP="00981FD5">
                            <w:pPr>
                              <w:pStyle w:val="NormalWeb"/>
                              <w:spacing w:before="0" w:beforeAutospacing="0" w:after="0" w:afterAutospacing="0"/>
                              <w:jc w:val="center"/>
                              <w:textAlignment w:val="baseline"/>
                            </w:pPr>
                            <w:r>
                              <w:rPr>
                                <w:rFonts w:ascii="Calibri" w:eastAsia="+mn-ea" w:hAnsi="Calibri" w:cs="Calibri"/>
                                <w:b/>
                                <w:bCs/>
                                <w:color w:val="FFFFFF"/>
                                <w:kern w:val="24"/>
                                <w:sz w:val="23"/>
                                <w:szCs w:val="23"/>
                                <w:lang w:val="en-IN"/>
                              </w:rPr>
                              <w:t>Final</w:t>
                            </w:r>
                          </w:p>
                        </w:txbxContent>
                      </wps:txbx>
                      <wps:bodyPr wrap="square" rtlCol="0">
                        <a:spAutoFit/>
                      </wps:bodyPr>
                    </wps:wsp>
                  </a:graphicData>
                </a:graphic>
                <wp14:sizeRelH relativeFrom="margin">
                  <wp14:pctWidth>0</wp14:pctWidth>
                </wp14:sizeRelH>
              </wp:anchor>
            </w:drawing>
          </mc:Choice>
          <mc:Fallback>
            <w:pict>
              <v:shape w14:anchorId="01174CEA" id="TextBox 85" o:spid="_x0000_s1032" type="#_x0000_t202" style="position:absolute;left:0;text-align:left;margin-left:37.5pt;margin-top:384.1pt;width:104pt;height:22.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" fillcolor="#00b050" stroked="f">
                <v:textbox style="mso-fit-shape-to-text:t">
                  <w:txbxContent>
                    <w:p w14:paraId="223A0CE2" w14:textId="77777777" w:rsidR="006D54B2" w:rsidRDefault="006D54B2" w:rsidP="00981FD5">
                      <w:pPr>
                        <w:pStyle w:val="NormalWeb"/>
                        <w:spacing w:before="0" w:beforeAutospacing="0" w:after="0" w:afterAutospacing="0"/>
                        <w:jc w:val="center"/>
                        <w:textAlignment w:val="baseline"/>
                      </w:pPr>
                      <w:r>
                        <w:rPr>
                          <w:rFonts w:ascii="Calibri" w:eastAsia="+mn-ea" w:hAnsi="Calibri" w:cs="Calibri"/>
                          <w:b/>
                          <w:bCs/>
                          <w:color w:val="FFFFFF"/>
                          <w:kern w:val="24"/>
                          <w:sz w:val="23"/>
                          <w:szCs w:val="23"/>
                          <w:lang w:val="en-IN"/>
                        </w:rPr>
                        <w:t>Final</w:t>
                      </w:r>
                    </w:p>
                  </w:txbxContent>
                </v:textbox>
              </v:shape>
            </w:pict>
          </mc:Fallback>
        </mc:AlternateContent>
      </w:r>
      <w:r w:rsidR="0068258A" w:rsidRPr="000F4755">
        <w:rPr>
          <w:i/>
          <w:noProof/>
          <w:lang w:val="en-US" w:eastAsia="en-US"/>
        </w:rPr>
        <mc:AlternateContent>
          <mc:Choice Requires="wps">
            <w:drawing>
              <wp:anchor distT="0" distB="0" distL="114300" distR="114300" simplePos="0" relativeHeight="251628544" behindDoc="0" locked="0" layoutInCell="1" allowOverlap="1" wp14:anchorId="0DF0DB23" wp14:editId="115B4617">
                <wp:simplePos x="0" y="0"/>
                <wp:positionH relativeFrom="column">
                  <wp:posOffset>76200</wp:posOffset>
                </wp:positionH>
                <wp:positionV relativeFrom="paragraph">
                  <wp:posOffset>3830320</wp:posOffset>
                </wp:positionV>
                <wp:extent cx="381000" cy="1311910"/>
                <wp:effectExtent l="0" t="0" r="0" b="2540"/>
                <wp:wrapNone/>
                <wp:docPr id="62" name="Rectangle 61"/>
                <wp:cNvGraphicFramePr/>
                <a:graphic xmlns:a="http://schemas.openxmlformats.org/drawingml/2006/main">
                  <a:graphicData uri="http://schemas.microsoft.com/office/word/2010/wordprocessingShape">
                    <wps:wsp>
                      <wps:cNvSpPr/>
                      <wps:spPr bwMode="auto">
                        <a:xfrm>
                          <a:off x="0" y="0"/>
                          <a:ext cx="381000" cy="1311910"/>
                        </a:xfrm>
                        <a:prstGeom prst="rect">
                          <a:avLst/>
                        </a:prstGeom>
                        <a:solidFill>
                          <a:sysClr val="window" lastClr="FFFFFF">
                            <a:lumMod val="50000"/>
                          </a:sysClr>
                        </a:solidFill>
                        <a:ln w="3175" cap="flat" cmpd="sng" algn="ctr">
                          <a:noFill/>
                          <a:prstDash val="solid"/>
                          <a:miter lim="800000"/>
                          <a:headEnd type="none" w="sm" len="sm"/>
                          <a:tailEnd type="triangle" w="med" len="med"/>
                        </a:ln>
                        <a:effectLst/>
                      </wps:spPr>
                      <wps:bodyPr vert="horz" wrap="none" lIns="76200" tIns="38100" rIns="76200" bIns="38100" numCol="1" rtlCol="0" anchor="t" anchorCtr="0" compatLnSpc="1">
                        <a:prstTxWarp prst="textNoShape">
                          <a:avLst/>
                        </a:prstTxWarp>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AAB495" id="Rectangle 61" o:spid="_x0000_s1026" style="position:absolute;margin-left:6pt;margin-top:301.6pt;width:30pt;height:103.3pt;z-index:251628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" fillcolor="#7f7f7f" stroked="f" strokeweight=".25pt">
                <v:stroke startarrowwidth="narrow" startarrowlength="short" endarrow="block"/>
                <v:textbox inset="6pt,3pt,6pt,3pt"/>
              </v:rect>
            </w:pict>
          </mc:Fallback>
        </mc:AlternateContent>
      </w:r>
      <w:r w:rsidR="0068258A">
        <w:rPr>
          <w:i/>
          <w:noProof/>
          <w:lang w:val="en-US" w:eastAsia="en-US"/>
        </w:rPr>
        <mc:AlternateContent>
          <mc:Choice Requires="wps">
            <w:drawing>
              <wp:anchor distT="0" distB="0" distL="114300" distR="114300" simplePos="0" relativeHeight="251698176" behindDoc="0" locked="0" layoutInCell="1" allowOverlap="1" wp14:anchorId="33943E2F" wp14:editId="54DABE28">
                <wp:simplePos x="0" y="0"/>
                <wp:positionH relativeFrom="column">
                  <wp:posOffset>533400</wp:posOffset>
                </wp:positionH>
                <wp:positionV relativeFrom="paragraph">
                  <wp:posOffset>3500120</wp:posOffset>
                </wp:positionV>
                <wp:extent cx="2989580" cy="325120"/>
                <wp:effectExtent l="0" t="1270" r="0" b="0"/>
                <wp:wrapNone/>
                <wp:docPr id="59" name="TextBox 58"/>
                <wp:cNvGraphicFramePr/>
                <a:graphic xmlns:a="http://schemas.openxmlformats.org/drawingml/2006/main">
                  <a:graphicData uri="http://schemas.microsoft.com/office/word/2010/wordprocessingShape">
                    <wps:wsp>
                      <wps:cNvSpPr txBox="1"/>
                      <wps:spPr>
                        <a:xfrm rot="16200000">
                          <a:off x="0" y="0"/>
                          <a:ext cx="2989580" cy="325120"/>
                        </a:xfrm>
                        <a:prstGeom prst="rect">
                          <a:avLst/>
                        </a:prstGeom>
                        <a:solidFill>
                          <a:srgbClr val="007FFF"/>
                        </a:solidFill>
                      </wps:spPr>
                      <wps:txbx>
                        <w:txbxContent>
                          <w:p w14:paraId="1EB7D6EA" w14:textId="77777777" w:rsidR="006D54B2" w:rsidRDefault="006D54B2" w:rsidP="00981FD5">
                            <w:pPr>
                              <w:pStyle w:val="NormalWeb"/>
                              <w:spacing w:before="0" w:beforeAutospacing="0" w:after="0" w:afterAutospacing="0"/>
                              <w:jc w:val="center"/>
                              <w:textAlignment w:val="baseline"/>
                            </w:pPr>
                            <w:r>
                              <w:rPr>
                                <w:rFonts w:ascii="Calibri" w:hAnsi="Calibri" w:cs="Calibri"/>
                                <w:color w:val="FFFFFF"/>
                                <w:sz w:val="23"/>
                                <w:szCs w:val="23"/>
                                <w:lang w:val="en-IN"/>
                              </w:rPr>
                              <w:t>Azure Cloud</w:t>
                            </w:r>
                          </w:p>
                        </w:txbxContent>
                      </wps:txbx>
                      <wps:bodyPr wrap="square" rtlCol="0">
                        <a:noAutofit/>
                      </wps:bodyPr>
                    </wps:wsp>
                  </a:graphicData>
                </a:graphic>
                <wp14:sizeRelH relativeFrom="margin">
                  <wp14:pctWidth>0</wp14:pctWidth>
                </wp14:sizeRelH>
              </wp:anchor>
            </w:drawing>
          </mc:Choice>
          <mc:Fallback>
            <w:pict>
              <v:shape w14:anchorId="33943E2F" id="TextBox 58" o:spid="_x0000_s1033" type="#_x0000_t202" style="position:absolute;left:0;text-align:left;margin-left:42pt;margin-top:275.6pt;width:235.4pt;height:25.6pt;rotation:-9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" fillcolor="#007fff" stroked="f">
                <v:textbox>
                  <w:txbxContent>
                    <w:p w14:paraId="1EB7D6EA" w14:textId="77777777" w:rsidR="006D54B2" w:rsidRDefault="006D54B2" w:rsidP="00981FD5">
                      <w:pPr>
                        <w:pStyle w:val="NormalWeb"/>
                        <w:spacing w:before="0" w:beforeAutospacing="0" w:after="0" w:afterAutospacing="0"/>
                        <w:jc w:val="center"/>
                        <w:textAlignment w:val="baseline"/>
                      </w:pPr>
                      <w:r>
                        <w:rPr>
                          <w:rFonts w:ascii="Calibri" w:hAnsi="Calibri" w:cs="Calibri"/>
                          <w:color w:val="FFFFFF"/>
                          <w:sz w:val="23"/>
                          <w:szCs w:val="23"/>
                          <w:lang w:val="en-IN"/>
                        </w:rPr>
                        <w:t>Azure Cloud</w:t>
                      </w:r>
                    </w:p>
                  </w:txbxContent>
                </v:textbox>
              </v:shape>
            </w:pict>
          </mc:Fallback>
        </mc:AlternateContent>
      </w:r>
      <w:r w:rsidR="00EF597B">
        <w:rPr>
          <w:i/>
          <w:noProof/>
          <w:lang w:val="en-US" w:eastAsia="en-US"/>
        </w:rPr>
        <mc:AlternateContent>
          <mc:Choice Requires="wpg">
            <w:drawing>
              <wp:anchor distT="0" distB="0" distL="114300" distR="114300" simplePos="0" relativeHeight="251643904" behindDoc="0" locked="0" layoutInCell="1" allowOverlap="1" wp14:anchorId="314CC6A0" wp14:editId="2B345576">
                <wp:simplePos x="0" y="0"/>
                <wp:positionH relativeFrom="column">
                  <wp:posOffset>523875</wp:posOffset>
                </wp:positionH>
                <wp:positionV relativeFrom="paragraph">
                  <wp:posOffset>128270</wp:posOffset>
                </wp:positionV>
                <wp:extent cx="1327150" cy="1565275"/>
                <wp:effectExtent l="0" t="0" r="0" b="0"/>
                <wp:wrapNone/>
                <wp:docPr id="26" name="Group 25"/>
                <wp:cNvGraphicFramePr/>
                <a:graphic xmlns:a="http://schemas.openxmlformats.org/drawingml/2006/main">
                  <a:graphicData uri="http://schemas.microsoft.com/office/word/2010/wordprocessingGroup">
                    <wpg:wgp>
                      <wpg:cNvGrpSpPr/>
                      <wpg:grpSpPr>
                        <a:xfrm>
                          <a:off x="0" y="0"/>
                          <a:ext cx="1327150" cy="1565275"/>
                          <a:chOff x="528601" y="488305"/>
                          <a:chExt cx="1153175" cy="1828800"/>
                        </a:xfrm>
                      </wpg:grpSpPr>
                      <wps:wsp>
                        <wps:cNvPr id="4" name="Rectangle 4"/>
                        <wps:cNvSpPr/>
                        <wps:spPr bwMode="auto">
                          <a:xfrm>
                            <a:off x="557296" y="488305"/>
                            <a:ext cx="1061108" cy="1828800"/>
                          </a:xfrm>
                          <a:prstGeom prst="rect">
                            <a:avLst/>
                          </a:prstGeom>
                          <a:solidFill>
                            <a:srgbClr val="FFFFFF">
                              <a:lumMod val="95000"/>
                              <a:alpha val="80000"/>
                            </a:srgbClr>
                          </a:solidFill>
                          <a:ln w="3175" cap="flat" cmpd="sng" algn="ctr">
                            <a:noFill/>
                            <a:prstDash val="dash"/>
                            <a:miter lim="800000"/>
                            <a:headEnd type="none" w="sm" len="sm"/>
                            <a:tailEnd type="triangle" w="med" len="med"/>
                          </a:ln>
                          <a:effectLst/>
                        </wps:spPr>
                        <wps:bodyPr vert="horz" wrap="none" lIns="76200" tIns="38100" rIns="76200" bIns="38100" numCol="1" rtlCol="0" anchor="t" anchorCtr="0" compatLnSpc="1">
                          <a:prstTxWarp prst="textNoShape">
                            <a:avLst/>
                          </a:prstTxWarp>
                        </wps:bodyPr>
                      </wps:wsp>
                      <wps:wsp>
                        <wps:cNvPr id="5" name="TextBox 27"/>
                        <wps:cNvSpPr txBox="1"/>
                        <wps:spPr>
                          <a:xfrm>
                            <a:off x="528601" y="538348"/>
                            <a:ext cx="1153175" cy="1727159"/>
                          </a:xfrm>
                          <a:prstGeom prst="rect">
                            <a:avLst/>
                          </a:prstGeom>
                          <a:noFill/>
                        </wps:spPr>
                        <wps:txbx>
                          <w:txbxContent>
                            <w:p w14:paraId="3A6E33D8" w14:textId="77777777" w:rsidR="006D54B2" w:rsidRPr="00692A09" w:rsidRDefault="006D54B2" w:rsidP="00981FD5">
                              <w:pPr>
                                <w:pStyle w:val="NormalWeb"/>
                                <w:spacing w:before="0" w:beforeAutospacing="0" w:after="0" w:afterAutospacing="0"/>
                                <w:textAlignment w:val="baseline"/>
                                <w:rPr>
                                  <w:lang w:val="pt-BR"/>
                                  <w:rPrChange w:id="36" w:author="Saurabh Gairola" w:date="2020-08-11T11:46:00Z">
                                    <w:rPr/>
                                  </w:rPrChange>
                                </w:rPr>
                              </w:pPr>
                              <w:r w:rsidRPr="00692A09">
                                <w:rPr>
                                  <w:rFonts w:ascii="Calibri" w:hAnsi="Calibri" w:cs="Calibri"/>
                                  <w:b/>
                                  <w:bCs/>
                                  <w:color w:val="000000"/>
                                  <w:sz w:val="18"/>
                                  <w:szCs w:val="18"/>
                                  <w:lang w:val="pt-BR"/>
                                  <w:rPrChange w:id="37" w:author="Saurabh Gairola" w:date="2020-08-11T11:46:00Z">
                                    <w:rPr>
                                      <w:rFonts w:ascii="Calibri" w:hAnsi="Calibri" w:cs="Calibri"/>
                                      <w:b/>
                                      <w:bCs/>
                                      <w:color w:val="000000"/>
                                      <w:sz w:val="18"/>
                                      <w:szCs w:val="18"/>
                                      <w:lang w:val="en-IN"/>
                                    </w:rPr>
                                  </w:rPrChange>
                                </w:rPr>
                                <w:t xml:space="preserve">OS: </w:t>
                              </w:r>
                            </w:p>
                            <w:p w14:paraId="19EBDEEA" w14:textId="73337A12" w:rsidR="00E15FBB" w:rsidRPr="00692A09" w:rsidRDefault="00E15FBB" w:rsidP="00981FD5">
                              <w:pPr>
                                <w:pStyle w:val="NormalWeb"/>
                                <w:spacing w:before="0" w:beforeAutospacing="0" w:after="0" w:afterAutospacing="0"/>
                                <w:textAlignment w:val="baseline"/>
                                <w:rPr>
                                  <w:rFonts w:ascii="Calibri" w:hAnsi="Calibri" w:cs="Calibri"/>
                                  <w:color w:val="000000"/>
                                  <w:sz w:val="18"/>
                                  <w:szCs w:val="18"/>
                                  <w:lang w:val="pt-BR"/>
                                  <w:rPrChange w:id="38" w:author="Saurabh Gairola" w:date="2020-08-11T11:46:00Z">
                                    <w:rPr>
                                      <w:rFonts w:ascii="Calibri" w:hAnsi="Calibri" w:cs="Calibri"/>
                                      <w:color w:val="000000"/>
                                      <w:sz w:val="18"/>
                                      <w:szCs w:val="18"/>
                                      <w:lang w:val="en-IN"/>
                                    </w:rPr>
                                  </w:rPrChange>
                                </w:rPr>
                              </w:pPr>
                              <w:r w:rsidRPr="00692A09">
                                <w:rPr>
                                  <w:rFonts w:ascii="Calibri" w:hAnsi="Calibri" w:cs="Calibri"/>
                                  <w:color w:val="000000"/>
                                  <w:sz w:val="18"/>
                                  <w:szCs w:val="18"/>
                                  <w:lang w:val="pt-BR"/>
                                  <w:rPrChange w:id="39" w:author="Saurabh Gairola" w:date="2020-08-11T11:46:00Z">
                                    <w:rPr>
                                      <w:rFonts w:ascii="Calibri" w:hAnsi="Calibri" w:cs="Calibri"/>
                                      <w:color w:val="000000"/>
                                      <w:sz w:val="18"/>
                                      <w:szCs w:val="18"/>
                                      <w:lang w:val="en-IN"/>
                                    </w:rPr>
                                  </w:rPrChange>
                                </w:rPr>
                                <w:t xml:space="preserve">Red hat Enterprise Linux OS 7.4 </w:t>
                              </w:r>
                            </w:p>
                            <w:p w14:paraId="3C52C883" w14:textId="291EE200" w:rsidR="006D54B2" w:rsidRDefault="006D54B2" w:rsidP="00981FD5">
                              <w:pPr>
                                <w:pStyle w:val="NormalWeb"/>
                                <w:spacing w:before="0" w:beforeAutospacing="0" w:after="0" w:afterAutospacing="0"/>
                                <w:textAlignment w:val="baseline"/>
                              </w:pPr>
                              <w:r>
                                <w:rPr>
                                  <w:rFonts w:ascii="Calibri" w:hAnsi="Calibri" w:cs="Calibri"/>
                                  <w:b/>
                                  <w:bCs/>
                                  <w:color w:val="000000"/>
                                  <w:sz w:val="18"/>
                                  <w:szCs w:val="18"/>
                                  <w:lang w:val="en-IN"/>
                                </w:rPr>
                                <w:t>DB</w:t>
                              </w:r>
                              <w:r>
                                <w:rPr>
                                  <w:rFonts w:ascii="Calibri" w:hAnsi="Calibri" w:cs="Calibri"/>
                                  <w:color w:val="000000"/>
                                  <w:sz w:val="18"/>
                                  <w:szCs w:val="18"/>
                                  <w:lang w:val="en-IN"/>
                                </w:rPr>
                                <w:t xml:space="preserve">: </w:t>
                              </w:r>
                              <w:r w:rsidR="00E15FBB" w:rsidRPr="00E15FBB">
                                <w:rPr>
                                  <w:rFonts w:ascii="Calibri" w:hAnsi="Calibri" w:cs="Calibri"/>
                                  <w:color w:val="000000"/>
                                  <w:sz w:val="18"/>
                                  <w:szCs w:val="18"/>
                                  <w:lang w:val="en-IN"/>
                                </w:rPr>
                                <w:t>MarkLogic Server 9 with VHF</w:t>
                              </w:r>
                            </w:p>
                            <w:p w14:paraId="4EE32F0B" w14:textId="489E0D5A" w:rsidR="006D54B2" w:rsidRPr="00470010" w:rsidRDefault="006D54B2" w:rsidP="00981FD5">
                              <w:pPr>
                                <w:pStyle w:val="NormalWeb"/>
                                <w:spacing w:before="0" w:beforeAutospacing="0" w:after="0" w:afterAutospacing="0"/>
                                <w:textAlignment w:val="baseline"/>
                              </w:pPr>
                              <w:r>
                                <w:rPr>
                                  <w:rFonts w:ascii="Calibri" w:hAnsi="Calibri" w:cs="Calibri"/>
                                  <w:b/>
                                  <w:bCs/>
                                  <w:color w:val="000000"/>
                                  <w:sz w:val="18"/>
                                  <w:szCs w:val="18"/>
                                  <w:lang w:val="en-IN"/>
                                </w:rPr>
                                <w:t>Dev Tech:</w:t>
                              </w:r>
                              <w:r w:rsidR="0006752C">
                                <w:rPr>
                                  <w:rFonts w:ascii="Calibri" w:hAnsi="Calibri" w:cs="Calibri"/>
                                  <w:b/>
                                  <w:bCs/>
                                  <w:color w:val="000000"/>
                                  <w:sz w:val="18"/>
                                  <w:szCs w:val="18"/>
                                  <w:lang w:val="en-IN"/>
                                </w:rPr>
                                <w:t xml:space="preserve"> </w:t>
                              </w:r>
                              <w:r w:rsidR="00E15FBB">
                                <w:rPr>
                                  <w:rFonts w:ascii="Calibri" w:hAnsi="Calibri" w:cs="Calibri"/>
                                  <w:color w:val="000000"/>
                                  <w:sz w:val="18"/>
                                  <w:szCs w:val="18"/>
                                  <w:lang w:val="en-IN"/>
                                </w:rPr>
                                <w:t>Java, Angular</w:t>
                              </w:r>
                            </w:p>
                            <w:p w14:paraId="7C909095" w14:textId="094F1346" w:rsidR="006D54B2" w:rsidRDefault="006D54B2" w:rsidP="00981FD5">
                              <w:pPr>
                                <w:pStyle w:val="NormalWeb"/>
                                <w:spacing w:before="0" w:beforeAutospacing="0" w:after="0" w:afterAutospacing="0"/>
                                <w:textAlignment w:val="baseline"/>
                              </w:pPr>
                              <w:r>
                                <w:rPr>
                                  <w:rFonts w:ascii="Calibri" w:hAnsi="Calibri" w:cs="Calibri"/>
                                  <w:b/>
                                  <w:bCs/>
                                  <w:color w:val="000000"/>
                                  <w:sz w:val="18"/>
                                  <w:szCs w:val="18"/>
                                  <w:lang w:val="en-IN"/>
                                </w:rPr>
                                <w:t xml:space="preserve">Web Server: </w:t>
                              </w:r>
                              <w:del w:id="40" w:author="Nihal Mehdi" w:date="2020-08-12T12:41:00Z">
                                <w:r w:rsidR="00E15FBB" w:rsidDel="004D3F93">
                                  <w:rPr>
                                    <w:rFonts w:ascii="Calibri" w:hAnsi="Calibri" w:cs="Calibri"/>
                                    <w:color w:val="000000"/>
                                    <w:sz w:val="18"/>
                                    <w:szCs w:val="18"/>
                                    <w:lang w:val="en-IN"/>
                                  </w:rPr>
                                  <w:delText>Tomcat</w:delText>
                                </w:r>
                              </w:del>
                              <w:ins w:id="41" w:author="Nihal Mehdi" w:date="2020-08-12T12:41:00Z">
                                <w:r w:rsidR="004D3F93">
                                  <w:rPr>
                                    <w:rFonts w:ascii="Calibri" w:hAnsi="Calibri" w:cs="Calibri"/>
                                    <w:color w:val="000000"/>
                                    <w:sz w:val="18"/>
                                    <w:szCs w:val="18"/>
                                    <w:lang w:val="en-IN"/>
                                  </w:rPr>
                                  <w:t>NA</w:t>
                                </w:r>
                              </w:ins>
                            </w:p>
                          </w:txbxContent>
                        </wps:txbx>
                        <wps:bodyPr wrap="square" rtlCol="0">
                          <a:spAutoFit/>
                        </wps:bodyPr>
                      </wps:wsp>
                    </wpg:wgp>
                  </a:graphicData>
                </a:graphic>
              </wp:anchor>
            </w:drawing>
          </mc:Choice>
          <mc:Fallback>
            <w:pict>
              <v:group w14:anchorId="314CC6A0" id="Group 25" o:spid="_x0000_s1034" style="position:absolute;left:0;text-align:left;margin-left:41.25pt;margin-top:10.1pt;width:104.5pt;height:123.25pt;z-index:251643904" coordorigin="5286,4883" coordsize="11531,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">
                <v:rect id="Rectangle 4" o:spid="_x0000_s1035" style="position:absolute;left:5572;top:4883;width:10612;height:182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" fillcolor="#f2f2f2" stroked="f" strokeweight=".25pt">
                  <v:fill opacity="52428f"/>
                  <v:stroke dashstyle="dash" startarrowwidth="narrow" startarrowlength="short" endarrow="block"/>
                  <v:textbox inset="6pt,3pt,6pt,3pt"/>
                </v:rect>
                <v:shape id="TextBox 27" o:spid="_x0000_s1036" type="#_x0000_t202" style="position:absolute;left:5286;top:5383;width:11531;height:17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3A6E33D8" w14:textId="77777777" w:rsidR="006D54B2" w:rsidRPr="00692A09" w:rsidRDefault="006D54B2" w:rsidP="00981FD5">
                        <w:pPr>
                          <w:pStyle w:val="NormalWeb"/>
                          <w:spacing w:before="0" w:beforeAutospacing="0" w:after="0" w:afterAutospacing="0"/>
                          <w:textAlignment w:val="baseline"/>
                          <w:rPr>
                            <w:lang w:val="pt-BR"/>
                            <w:rPrChange w:id="42" w:author="Saurabh Gairola" w:date="2020-08-11T11:46:00Z">
                              <w:rPr/>
                            </w:rPrChange>
                          </w:rPr>
                        </w:pPr>
                        <w:r w:rsidRPr="00692A09">
                          <w:rPr>
                            <w:rFonts w:ascii="Calibri" w:hAnsi="Calibri" w:cs="Calibri"/>
                            <w:b/>
                            <w:bCs/>
                            <w:color w:val="000000"/>
                            <w:sz w:val="18"/>
                            <w:szCs w:val="18"/>
                            <w:lang w:val="pt-BR"/>
                            <w:rPrChange w:id="43" w:author="Saurabh Gairola" w:date="2020-08-11T11:46:00Z">
                              <w:rPr>
                                <w:rFonts w:ascii="Calibri" w:hAnsi="Calibri" w:cs="Calibri"/>
                                <w:b/>
                                <w:bCs/>
                                <w:color w:val="000000"/>
                                <w:sz w:val="18"/>
                                <w:szCs w:val="18"/>
                                <w:lang w:val="en-IN"/>
                              </w:rPr>
                            </w:rPrChange>
                          </w:rPr>
                          <w:t xml:space="preserve">OS: </w:t>
                        </w:r>
                      </w:p>
                      <w:p w14:paraId="19EBDEEA" w14:textId="73337A12" w:rsidR="00E15FBB" w:rsidRPr="00692A09" w:rsidRDefault="00E15FBB" w:rsidP="00981FD5">
                        <w:pPr>
                          <w:pStyle w:val="NormalWeb"/>
                          <w:spacing w:before="0" w:beforeAutospacing="0" w:after="0" w:afterAutospacing="0"/>
                          <w:textAlignment w:val="baseline"/>
                          <w:rPr>
                            <w:rFonts w:ascii="Calibri" w:hAnsi="Calibri" w:cs="Calibri"/>
                            <w:color w:val="000000"/>
                            <w:sz w:val="18"/>
                            <w:szCs w:val="18"/>
                            <w:lang w:val="pt-BR"/>
                            <w:rPrChange w:id="44" w:author="Saurabh Gairola" w:date="2020-08-11T11:46:00Z">
                              <w:rPr>
                                <w:rFonts w:ascii="Calibri" w:hAnsi="Calibri" w:cs="Calibri"/>
                                <w:color w:val="000000"/>
                                <w:sz w:val="18"/>
                                <w:szCs w:val="18"/>
                                <w:lang w:val="en-IN"/>
                              </w:rPr>
                            </w:rPrChange>
                          </w:rPr>
                        </w:pPr>
                        <w:r w:rsidRPr="00692A09">
                          <w:rPr>
                            <w:rFonts w:ascii="Calibri" w:hAnsi="Calibri" w:cs="Calibri"/>
                            <w:color w:val="000000"/>
                            <w:sz w:val="18"/>
                            <w:szCs w:val="18"/>
                            <w:lang w:val="pt-BR"/>
                            <w:rPrChange w:id="45" w:author="Saurabh Gairola" w:date="2020-08-11T11:46:00Z">
                              <w:rPr>
                                <w:rFonts w:ascii="Calibri" w:hAnsi="Calibri" w:cs="Calibri"/>
                                <w:color w:val="000000"/>
                                <w:sz w:val="18"/>
                                <w:szCs w:val="18"/>
                                <w:lang w:val="en-IN"/>
                              </w:rPr>
                            </w:rPrChange>
                          </w:rPr>
                          <w:t xml:space="preserve">Red hat Enterprise Linux OS 7.4 </w:t>
                        </w:r>
                      </w:p>
                      <w:p w14:paraId="3C52C883" w14:textId="291EE200" w:rsidR="006D54B2" w:rsidRDefault="006D54B2" w:rsidP="00981FD5">
                        <w:pPr>
                          <w:pStyle w:val="NormalWeb"/>
                          <w:spacing w:before="0" w:beforeAutospacing="0" w:after="0" w:afterAutospacing="0"/>
                          <w:textAlignment w:val="baseline"/>
                        </w:pPr>
                        <w:r>
                          <w:rPr>
                            <w:rFonts w:ascii="Calibri" w:hAnsi="Calibri" w:cs="Calibri"/>
                            <w:b/>
                            <w:bCs/>
                            <w:color w:val="000000"/>
                            <w:sz w:val="18"/>
                            <w:szCs w:val="18"/>
                            <w:lang w:val="en-IN"/>
                          </w:rPr>
                          <w:t>DB</w:t>
                        </w:r>
                        <w:r>
                          <w:rPr>
                            <w:rFonts w:ascii="Calibri" w:hAnsi="Calibri" w:cs="Calibri"/>
                            <w:color w:val="000000"/>
                            <w:sz w:val="18"/>
                            <w:szCs w:val="18"/>
                            <w:lang w:val="en-IN"/>
                          </w:rPr>
                          <w:t xml:space="preserve">: </w:t>
                        </w:r>
                        <w:r w:rsidR="00E15FBB" w:rsidRPr="00E15FBB">
                          <w:rPr>
                            <w:rFonts w:ascii="Calibri" w:hAnsi="Calibri" w:cs="Calibri"/>
                            <w:color w:val="000000"/>
                            <w:sz w:val="18"/>
                            <w:szCs w:val="18"/>
                            <w:lang w:val="en-IN"/>
                          </w:rPr>
                          <w:t>MarkLogic Server 9 with VHF</w:t>
                        </w:r>
                      </w:p>
                      <w:p w14:paraId="4EE32F0B" w14:textId="489E0D5A" w:rsidR="006D54B2" w:rsidRPr="00470010" w:rsidRDefault="006D54B2" w:rsidP="00981FD5">
                        <w:pPr>
                          <w:pStyle w:val="NormalWeb"/>
                          <w:spacing w:before="0" w:beforeAutospacing="0" w:after="0" w:afterAutospacing="0"/>
                          <w:textAlignment w:val="baseline"/>
                        </w:pPr>
                        <w:r>
                          <w:rPr>
                            <w:rFonts w:ascii="Calibri" w:hAnsi="Calibri" w:cs="Calibri"/>
                            <w:b/>
                            <w:bCs/>
                            <w:color w:val="000000"/>
                            <w:sz w:val="18"/>
                            <w:szCs w:val="18"/>
                            <w:lang w:val="en-IN"/>
                          </w:rPr>
                          <w:t>Dev Tech:</w:t>
                        </w:r>
                        <w:r w:rsidR="0006752C">
                          <w:rPr>
                            <w:rFonts w:ascii="Calibri" w:hAnsi="Calibri" w:cs="Calibri"/>
                            <w:b/>
                            <w:bCs/>
                            <w:color w:val="000000"/>
                            <w:sz w:val="18"/>
                            <w:szCs w:val="18"/>
                            <w:lang w:val="en-IN"/>
                          </w:rPr>
                          <w:t xml:space="preserve"> </w:t>
                        </w:r>
                        <w:r w:rsidR="00E15FBB">
                          <w:rPr>
                            <w:rFonts w:ascii="Calibri" w:hAnsi="Calibri" w:cs="Calibri"/>
                            <w:color w:val="000000"/>
                            <w:sz w:val="18"/>
                            <w:szCs w:val="18"/>
                            <w:lang w:val="en-IN"/>
                          </w:rPr>
                          <w:t>Java, Angular</w:t>
                        </w:r>
                      </w:p>
                      <w:p w14:paraId="7C909095" w14:textId="094F1346" w:rsidR="006D54B2" w:rsidRDefault="006D54B2" w:rsidP="00981FD5">
                        <w:pPr>
                          <w:pStyle w:val="NormalWeb"/>
                          <w:spacing w:before="0" w:beforeAutospacing="0" w:after="0" w:afterAutospacing="0"/>
                          <w:textAlignment w:val="baseline"/>
                        </w:pPr>
                        <w:r>
                          <w:rPr>
                            <w:rFonts w:ascii="Calibri" w:hAnsi="Calibri" w:cs="Calibri"/>
                            <w:b/>
                            <w:bCs/>
                            <w:color w:val="000000"/>
                            <w:sz w:val="18"/>
                            <w:szCs w:val="18"/>
                            <w:lang w:val="en-IN"/>
                          </w:rPr>
                          <w:t xml:space="preserve">Web Server: </w:t>
                        </w:r>
                        <w:del w:id="46" w:author="Nihal Mehdi" w:date="2020-08-12T12:41:00Z">
                          <w:r w:rsidR="00E15FBB" w:rsidDel="004D3F93">
                            <w:rPr>
                              <w:rFonts w:ascii="Calibri" w:hAnsi="Calibri" w:cs="Calibri"/>
                              <w:color w:val="000000"/>
                              <w:sz w:val="18"/>
                              <w:szCs w:val="18"/>
                              <w:lang w:val="en-IN"/>
                            </w:rPr>
                            <w:delText>Tomcat</w:delText>
                          </w:r>
                        </w:del>
                        <w:ins w:id="47" w:author="Nihal Mehdi" w:date="2020-08-12T12:41:00Z">
                          <w:r w:rsidR="004D3F93">
                            <w:rPr>
                              <w:rFonts w:ascii="Calibri" w:hAnsi="Calibri" w:cs="Calibri"/>
                              <w:color w:val="000000"/>
                              <w:sz w:val="18"/>
                              <w:szCs w:val="18"/>
                              <w:lang w:val="en-IN"/>
                            </w:rPr>
                            <w:t>NA</w:t>
                          </w:r>
                        </w:ins>
                      </w:p>
                    </w:txbxContent>
                  </v:textbox>
                </v:shape>
              </v:group>
            </w:pict>
          </mc:Fallback>
        </mc:AlternateContent>
      </w:r>
      <w:r w:rsidR="00EF597B">
        <w:rPr>
          <w:i/>
          <w:noProof/>
          <w:lang w:val="en-US" w:eastAsia="en-US"/>
        </w:rPr>
        <mc:AlternateContent>
          <mc:Choice Requires="wps">
            <w:drawing>
              <wp:anchor distT="0" distB="0" distL="114300" distR="114300" simplePos="0" relativeHeight="251662336" behindDoc="0" locked="0" layoutInCell="1" allowOverlap="1" wp14:anchorId="483D9BC4" wp14:editId="11BF4EBC">
                <wp:simplePos x="0" y="0"/>
                <wp:positionH relativeFrom="column">
                  <wp:posOffset>-347663</wp:posOffset>
                </wp:positionH>
                <wp:positionV relativeFrom="paragraph">
                  <wp:posOffset>704501</wp:posOffset>
                </wp:positionV>
                <wp:extent cx="1210310" cy="289560"/>
                <wp:effectExtent l="0" t="0" r="0" b="0"/>
                <wp:wrapNone/>
                <wp:docPr id="65" name="TextBox 64"/>
                <wp:cNvGraphicFramePr/>
                <a:graphic xmlns:a="http://schemas.openxmlformats.org/drawingml/2006/main">
                  <a:graphicData uri="http://schemas.microsoft.com/office/word/2010/wordprocessingShape">
                    <wps:wsp>
                      <wps:cNvSpPr txBox="1"/>
                      <wps:spPr>
                        <a:xfrm rot="16200000">
                          <a:off x="0" y="0"/>
                          <a:ext cx="1210310" cy="289560"/>
                        </a:xfrm>
                        <a:prstGeom prst="rect">
                          <a:avLst/>
                        </a:prstGeom>
                        <a:noFill/>
                      </wps:spPr>
                      <wps:txbx>
                        <w:txbxContent>
                          <w:p w14:paraId="31FEBA83" w14:textId="77777777" w:rsidR="006D54B2" w:rsidRDefault="006D54B2" w:rsidP="00981FD5">
                            <w:pPr>
                              <w:pStyle w:val="NormalWeb"/>
                              <w:spacing w:before="0" w:beforeAutospacing="0" w:after="0" w:afterAutospacing="0"/>
                              <w:textAlignment w:val="baseline"/>
                            </w:pPr>
                            <w:r>
                              <w:rPr>
                                <w:rFonts w:ascii="Calibri" w:eastAsia="+mn-ea" w:hAnsi="Calibri" w:cs="Calibri"/>
                                <w:b/>
                                <w:bCs/>
                                <w:color w:val="FFFFFF"/>
                                <w:kern w:val="24"/>
                                <w:sz w:val="23"/>
                                <w:szCs w:val="23"/>
                                <w:lang w:val="en-IN"/>
                              </w:rPr>
                              <w:t>Current Platform</w:t>
                            </w:r>
                          </w:p>
                        </w:txbxContent>
                      </wps:txbx>
                      <wps:bodyPr wrap="none" rtlCol="0">
                        <a:spAutoFit/>
                      </wps:bodyPr>
                    </wps:wsp>
                  </a:graphicData>
                </a:graphic>
              </wp:anchor>
            </w:drawing>
          </mc:Choice>
          <mc:Fallback>
            <w:pict>
              <v:shape w14:anchorId="483D9BC4" id="TextBox 64" o:spid="_x0000_s1037" type="#_x0000_t202" style="position:absolute;left:0;text-align:left;margin-left:-27.4pt;margin-top:55.45pt;width:95.3pt;height:22.8pt;rotation:-90;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" filled="f" stroked="f">
                <v:textbox style="mso-fit-shape-to-text:t">
                  <w:txbxContent>
                    <w:p w14:paraId="31FEBA83" w14:textId="77777777" w:rsidR="006D54B2" w:rsidRDefault="006D54B2" w:rsidP="00981FD5">
                      <w:pPr>
                        <w:pStyle w:val="NormalWeb"/>
                        <w:spacing w:before="0" w:beforeAutospacing="0" w:after="0" w:afterAutospacing="0"/>
                        <w:textAlignment w:val="baseline"/>
                      </w:pPr>
                      <w:r>
                        <w:rPr>
                          <w:rFonts w:ascii="Calibri" w:eastAsia="+mn-ea" w:hAnsi="Calibri" w:cs="Calibri"/>
                          <w:b/>
                          <w:bCs/>
                          <w:color w:val="FFFFFF"/>
                          <w:kern w:val="24"/>
                          <w:sz w:val="23"/>
                          <w:szCs w:val="23"/>
                          <w:lang w:val="en-IN"/>
                        </w:rPr>
                        <w:t>Current Platform</w:t>
                      </w:r>
                    </w:p>
                  </w:txbxContent>
                </v:textbox>
              </v:shape>
            </w:pict>
          </mc:Fallback>
        </mc:AlternateContent>
      </w:r>
      <w:r w:rsidR="00EF597B">
        <w:rPr>
          <w:i/>
          <w:noProof/>
          <w:lang w:val="en-US" w:eastAsia="en-US"/>
        </w:rPr>
        <mc:AlternateContent>
          <mc:Choice Requires="wps">
            <w:drawing>
              <wp:anchor distT="0" distB="0" distL="114300" distR="114300" simplePos="0" relativeHeight="251668480" behindDoc="0" locked="0" layoutInCell="1" allowOverlap="1" wp14:anchorId="14A0407C" wp14:editId="733C44FB">
                <wp:simplePos x="0" y="0"/>
                <wp:positionH relativeFrom="column">
                  <wp:posOffset>-157163</wp:posOffset>
                </wp:positionH>
                <wp:positionV relativeFrom="paragraph">
                  <wp:posOffset>4257358</wp:posOffset>
                </wp:positionV>
                <wp:extent cx="824865" cy="289560"/>
                <wp:effectExtent l="0" t="0" r="0" b="0"/>
                <wp:wrapNone/>
                <wp:docPr id="67" name="TextBox 66"/>
                <wp:cNvGraphicFramePr/>
                <a:graphic xmlns:a="http://schemas.openxmlformats.org/drawingml/2006/main">
                  <a:graphicData uri="http://schemas.microsoft.com/office/word/2010/wordprocessingShape">
                    <wps:wsp>
                      <wps:cNvSpPr txBox="1"/>
                      <wps:spPr>
                        <a:xfrm rot="16200000">
                          <a:off x="0" y="0"/>
                          <a:ext cx="824865" cy="289560"/>
                        </a:xfrm>
                        <a:prstGeom prst="rect">
                          <a:avLst/>
                        </a:prstGeom>
                        <a:noFill/>
                      </wps:spPr>
                      <wps:txbx>
                        <w:txbxContent>
                          <w:p w14:paraId="7ECD34DB" w14:textId="77777777" w:rsidR="006D54B2" w:rsidRDefault="006D54B2" w:rsidP="00981FD5">
                            <w:pPr>
                              <w:pStyle w:val="NormalWeb"/>
                              <w:spacing w:before="0" w:beforeAutospacing="0" w:after="0" w:afterAutospacing="0"/>
                              <w:textAlignment w:val="baseline"/>
                            </w:pPr>
                            <w:r>
                              <w:rPr>
                                <w:rFonts w:ascii="Calibri" w:eastAsia="+mn-ea" w:hAnsi="Calibri" w:cs="Calibri"/>
                                <w:b/>
                                <w:bCs/>
                                <w:color w:val="FFFFFF"/>
                                <w:kern w:val="24"/>
                                <w:sz w:val="23"/>
                                <w:szCs w:val="23"/>
                                <w:lang w:val="en-IN"/>
                              </w:rPr>
                              <w:t>Treatment</w:t>
                            </w:r>
                          </w:p>
                        </w:txbxContent>
                      </wps:txbx>
                      <wps:bodyPr wrap="none" rtlCol="0">
                        <a:spAutoFit/>
                      </wps:bodyPr>
                    </wps:wsp>
                  </a:graphicData>
                </a:graphic>
              </wp:anchor>
            </w:drawing>
          </mc:Choice>
          <mc:Fallback>
            <w:pict>
              <v:shape w14:anchorId="14A0407C" id="TextBox 66" o:spid="_x0000_s1038" type="#_x0000_t202" style="position:absolute;left:0;text-align:left;margin-left:-12.4pt;margin-top:335.25pt;width:64.95pt;height:22.8pt;rotation:-90;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" filled="f" stroked="f">
                <v:textbox style="mso-fit-shape-to-text:t">
                  <w:txbxContent>
                    <w:p w14:paraId="7ECD34DB" w14:textId="77777777" w:rsidR="006D54B2" w:rsidRDefault="006D54B2" w:rsidP="00981FD5">
                      <w:pPr>
                        <w:pStyle w:val="NormalWeb"/>
                        <w:spacing w:before="0" w:beforeAutospacing="0" w:after="0" w:afterAutospacing="0"/>
                        <w:textAlignment w:val="baseline"/>
                      </w:pPr>
                      <w:r>
                        <w:rPr>
                          <w:rFonts w:ascii="Calibri" w:eastAsia="+mn-ea" w:hAnsi="Calibri" w:cs="Calibri"/>
                          <w:b/>
                          <w:bCs/>
                          <w:color w:val="FFFFFF"/>
                          <w:kern w:val="24"/>
                          <w:sz w:val="23"/>
                          <w:szCs w:val="23"/>
                          <w:lang w:val="en-IN"/>
                        </w:rPr>
                        <w:t>Treatment</w:t>
                      </w:r>
                    </w:p>
                  </w:txbxContent>
                </v:textbox>
              </v:shape>
            </w:pict>
          </mc:Fallback>
        </mc:AlternateContent>
      </w:r>
      <w:r w:rsidR="00EF597B">
        <w:rPr>
          <w:i/>
          <w:noProof/>
          <w:lang w:val="en-US" w:eastAsia="en-US"/>
        </w:rPr>
        <mc:AlternateContent>
          <mc:Choice Requires="wps">
            <w:drawing>
              <wp:anchor distT="0" distB="0" distL="114300" distR="114300" simplePos="0" relativeHeight="251680768" behindDoc="0" locked="0" layoutInCell="1" allowOverlap="1" wp14:anchorId="6FCB7C66" wp14:editId="70EA74ED">
                <wp:simplePos x="0" y="0"/>
                <wp:positionH relativeFrom="column">
                  <wp:posOffset>104775</wp:posOffset>
                </wp:positionH>
                <wp:positionV relativeFrom="paragraph">
                  <wp:posOffset>1756982</wp:posOffset>
                </wp:positionV>
                <wp:extent cx="896620" cy="487680"/>
                <wp:effectExtent l="0" t="0" r="0" b="0"/>
                <wp:wrapNone/>
                <wp:docPr id="110" name="TextBox 109"/>
                <wp:cNvGraphicFramePr/>
                <a:graphic xmlns:a="http://schemas.openxmlformats.org/drawingml/2006/main">
                  <a:graphicData uri="http://schemas.microsoft.com/office/word/2010/wordprocessingShape">
                    <wps:wsp>
                      <wps:cNvSpPr txBox="1"/>
                      <wps:spPr>
                        <a:xfrm>
                          <a:off x="0" y="0"/>
                          <a:ext cx="896620" cy="487680"/>
                        </a:xfrm>
                        <a:prstGeom prst="rect">
                          <a:avLst/>
                        </a:prstGeom>
                        <a:noFill/>
                      </wps:spPr>
                      <wps:txbx>
                        <w:txbxContent>
                          <w:p w14:paraId="1548A8D7" w14:textId="77777777" w:rsidR="006D54B2" w:rsidRDefault="006D54B2" w:rsidP="00981FD5">
                            <w:pPr>
                              <w:pStyle w:val="NormalWeb"/>
                              <w:spacing w:before="0" w:beforeAutospacing="0" w:after="0" w:afterAutospacing="0"/>
                              <w:jc w:val="center"/>
                              <w:textAlignment w:val="baseline"/>
                            </w:pPr>
                            <w:r>
                              <w:rPr>
                                <w:rFonts w:ascii="Calibri" w:eastAsia="+mn-ea" w:hAnsi="Calibri" w:cs="Calibri"/>
                                <w:color w:val="FFFFFF"/>
                                <w:kern w:val="24"/>
                                <w:sz w:val="22"/>
                                <w:szCs w:val="22"/>
                                <w:lang w:val="en-IN"/>
                              </w:rPr>
                              <w:t>Treatment</w:t>
                            </w:r>
                          </w:p>
                          <w:p w14:paraId="1F81F9A7" w14:textId="77777777" w:rsidR="006D54B2" w:rsidRDefault="006D54B2" w:rsidP="00981FD5">
                            <w:pPr>
                              <w:pStyle w:val="NormalWeb"/>
                              <w:spacing w:before="0" w:beforeAutospacing="0" w:after="0" w:afterAutospacing="0"/>
                              <w:jc w:val="center"/>
                              <w:textAlignment w:val="baseline"/>
                            </w:pPr>
                            <w:r>
                              <w:rPr>
                                <w:rFonts w:ascii="Calibri" w:eastAsia="+mn-ea" w:hAnsi="Calibri" w:cs="Calibri"/>
                                <w:b/>
                                <w:bCs/>
                                <w:color w:val="FFFFFF"/>
                                <w:kern w:val="24"/>
                                <w:sz w:val="22"/>
                                <w:szCs w:val="22"/>
                                <w:lang w:val="en-IN"/>
                              </w:rPr>
                              <w:t>Final</w:t>
                            </w:r>
                          </w:p>
                        </w:txbxContent>
                      </wps:txbx>
                      <wps:bodyPr wrap="square" rtlCol="0">
                        <a:spAutoFit/>
                      </wps:bodyPr>
                    </wps:wsp>
                  </a:graphicData>
                </a:graphic>
              </wp:anchor>
            </w:drawing>
          </mc:Choice>
          <mc:Fallback>
            <w:pict>
              <v:shape w14:anchorId="6FCB7C66" id="TextBox 109" o:spid="_x0000_s1039" type="#_x0000_t202" style="position:absolute;left:0;text-align:left;margin-left:8.25pt;margin-top:138.35pt;width:70.6pt;height:38.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" filled="f" stroked="f">
                <v:textbox style="mso-fit-shape-to-text:t">
                  <w:txbxContent>
                    <w:p w14:paraId="1548A8D7" w14:textId="77777777" w:rsidR="006D54B2" w:rsidRDefault="006D54B2" w:rsidP="00981FD5">
                      <w:pPr>
                        <w:pStyle w:val="NormalWeb"/>
                        <w:spacing w:before="0" w:beforeAutospacing="0" w:after="0" w:afterAutospacing="0"/>
                        <w:jc w:val="center"/>
                        <w:textAlignment w:val="baseline"/>
                      </w:pPr>
                      <w:r>
                        <w:rPr>
                          <w:rFonts w:ascii="Calibri" w:eastAsia="+mn-ea" w:hAnsi="Calibri" w:cs="Calibri"/>
                          <w:color w:val="FFFFFF"/>
                          <w:kern w:val="24"/>
                          <w:sz w:val="22"/>
                          <w:szCs w:val="22"/>
                          <w:lang w:val="en-IN"/>
                        </w:rPr>
                        <w:t>Treatment</w:t>
                      </w:r>
                    </w:p>
                    <w:p w14:paraId="1F81F9A7" w14:textId="77777777" w:rsidR="006D54B2" w:rsidRDefault="006D54B2" w:rsidP="00981FD5">
                      <w:pPr>
                        <w:pStyle w:val="NormalWeb"/>
                        <w:spacing w:before="0" w:beforeAutospacing="0" w:after="0" w:afterAutospacing="0"/>
                        <w:jc w:val="center"/>
                        <w:textAlignment w:val="baseline"/>
                      </w:pPr>
                      <w:r>
                        <w:rPr>
                          <w:rFonts w:ascii="Calibri" w:eastAsia="+mn-ea" w:hAnsi="Calibri" w:cs="Calibri"/>
                          <w:b/>
                          <w:bCs/>
                          <w:color w:val="FFFFFF"/>
                          <w:kern w:val="24"/>
                          <w:sz w:val="22"/>
                          <w:szCs w:val="22"/>
                          <w:lang w:val="en-IN"/>
                        </w:rPr>
                        <w:t>Final</w:t>
                      </w:r>
                    </w:p>
                  </w:txbxContent>
                </v:textbox>
              </v:shape>
            </w:pict>
          </mc:Fallback>
        </mc:AlternateContent>
      </w:r>
      <w:r w:rsidR="00EF597B">
        <w:rPr>
          <w:i/>
          <w:noProof/>
          <w:lang w:val="en-US" w:eastAsia="en-US"/>
        </w:rPr>
        <mc:AlternateContent>
          <mc:Choice Requires="wps">
            <w:drawing>
              <wp:anchor distT="0" distB="0" distL="114300" distR="114300" simplePos="0" relativeHeight="251688960" behindDoc="0" locked="0" layoutInCell="1" allowOverlap="1" wp14:anchorId="5F28747B" wp14:editId="58157180">
                <wp:simplePos x="0" y="0"/>
                <wp:positionH relativeFrom="column">
                  <wp:posOffset>1095375</wp:posOffset>
                </wp:positionH>
                <wp:positionV relativeFrom="paragraph">
                  <wp:posOffset>1804670</wp:posOffset>
                </wp:positionV>
                <wp:extent cx="1085850" cy="289560"/>
                <wp:effectExtent l="0" t="0" r="0" b="0"/>
                <wp:wrapNone/>
                <wp:docPr id="111" name="TextBox 110"/>
                <wp:cNvGraphicFramePr/>
                <a:graphic xmlns:a="http://schemas.openxmlformats.org/drawingml/2006/main">
                  <a:graphicData uri="http://schemas.microsoft.com/office/word/2010/wordprocessingShape">
                    <wps:wsp>
                      <wps:cNvSpPr txBox="1"/>
                      <wps:spPr>
                        <a:xfrm>
                          <a:off x="0" y="0"/>
                          <a:ext cx="1085850" cy="289560"/>
                        </a:xfrm>
                        <a:prstGeom prst="rect">
                          <a:avLst/>
                        </a:prstGeom>
                        <a:solidFill>
                          <a:srgbClr val="92D050"/>
                        </a:solidFill>
                      </wps:spPr>
                      <wps:txbx>
                        <w:txbxContent>
                          <w:p w14:paraId="7071433A" w14:textId="77777777" w:rsidR="006D54B2" w:rsidRPr="00F45B31" w:rsidRDefault="006D54B2" w:rsidP="00981FD5">
                            <w:pPr>
                              <w:pStyle w:val="NormalWeb"/>
                              <w:spacing w:before="0" w:beforeAutospacing="0" w:after="0" w:afterAutospacing="0"/>
                              <w:jc w:val="center"/>
                              <w:textAlignment w:val="baseline"/>
                              <w:rPr>
                                <w:b/>
                              </w:rPr>
                            </w:pPr>
                            <w:r w:rsidRPr="00F45B31">
                              <w:rPr>
                                <w:rFonts w:ascii="Calibri" w:eastAsia="+mn-ea" w:hAnsi="Calibri" w:cs="Calibri"/>
                                <w:b/>
                                <w:color w:val="000000"/>
                                <w:kern w:val="24"/>
                                <w:sz w:val="23"/>
                                <w:szCs w:val="23"/>
                                <w:lang w:val="en-IN"/>
                              </w:rPr>
                              <w:t>REHOST</w:t>
                            </w:r>
                          </w:p>
                        </w:txbxContent>
                      </wps:txbx>
                      <wps:bodyPr wrap="square" rtlCol="0">
                        <a:spAutoFit/>
                      </wps:bodyPr>
                    </wps:wsp>
                  </a:graphicData>
                </a:graphic>
              </wp:anchor>
            </w:drawing>
          </mc:Choice>
          <mc:Fallback>
            <w:pict>
              <v:shape w14:anchorId="5F28747B" id="TextBox 110" o:spid="_x0000_s1040" type="#_x0000_t202" style="position:absolute;left:0;text-align:left;margin-left:86.25pt;margin-top:142.1pt;width:85.5pt;height:22.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" fillcolor="#92d050" stroked="f">
                <v:textbox style="mso-fit-shape-to-text:t">
                  <w:txbxContent>
                    <w:p w14:paraId="7071433A" w14:textId="77777777" w:rsidR="006D54B2" w:rsidRPr="00F45B31" w:rsidRDefault="006D54B2" w:rsidP="00981FD5">
                      <w:pPr>
                        <w:pStyle w:val="NormalWeb"/>
                        <w:spacing w:before="0" w:beforeAutospacing="0" w:after="0" w:afterAutospacing="0"/>
                        <w:jc w:val="center"/>
                        <w:textAlignment w:val="baseline"/>
                        <w:rPr>
                          <w:b/>
                        </w:rPr>
                      </w:pPr>
                      <w:r w:rsidRPr="00F45B31">
                        <w:rPr>
                          <w:rFonts w:ascii="Calibri" w:eastAsia="+mn-ea" w:hAnsi="Calibri" w:cs="Calibri"/>
                          <w:b/>
                          <w:color w:val="000000"/>
                          <w:kern w:val="24"/>
                          <w:sz w:val="23"/>
                          <w:szCs w:val="23"/>
                          <w:lang w:val="en-IN"/>
                        </w:rPr>
                        <w:t>REHOST</w:t>
                      </w:r>
                    </w:p>
                  </w:txbxContent>
                </v:textbox>
              </v:shape>
            </w:pict>
          </mc:Fallback>
        </mc:AlternateContent>
      </w:r>
      <w:r w:rsidR="00EF597B">
        <w:rPr>
          <w:i/>
          <w:noProof/>
          <w:lang w:val="en-US" w:eastAsia="en-US"/>
        </w:rPr>
        <mc:AlternateContent>
          <mc:Choice Requires="wps">
            <w:drawing>
              <wp:anchor distT="0" distB="0" distL="114300" distR="114300" simplePos="0" relativeHeight="251692032" behindDoc="0" locked="0" layoutInCell="1" allowOverlap="1" wp14:anchorId="43F16B36" wp14:editId="7F37C507">
                <wp:simplePos x="0" y="0"/>
                <wp:positionH relativeFrom="column">
                  <wp:posOffset>1020127</wp:posOffset>
                </wp:positionH>
                <wp:positionV relativeFrom="paragraph">
                  <wp:posOffset>529247</wp:posOffset>
                </wp:positionV>
                <wp:extent cx="2038350" cy="289560"/>
                <wp:effectExtent l="0" t="1905" r="0" b="0"/>
                <wp:wrapNone/>
                <wp:docPr id="58" name="TextBox 57"/>
                <wp:cNvGraphicFramePr/>
                <a:graphic xmlns:a="http://schemas.openxmlformats.org/drawingml/2006/main">
                  <a:graphicData uri="http://schemas.microsoft.com/office/word/2010/wordprocessingShape">
                    <wps:wsp>
                      <wps:cNvSpPr txBox="1"/>
                      <wps:spPr>
                        <a:xfrm rot="16200000">
                          <a:off x="0" y="0"/>
                          <a:ext cx="2038350" cy="289560"/>
                        </a:xfrm>
                        <a:prstGeom prst="rect">
                          <a:avLst/>
                        </a:prstGeom>
                        <a:solidFill>
                          <a:srgbClr val="B3C5FF"/>
                        </a:solidFill>
                      </wps:spPr>
                      <wps:txbx>
                        <w:txbxContent>
                          <w:p w14:paraId="46F527A1" w14:textId="77777777" w:rsidR="006D54B2" w:rsidRDefault="006D54B2" w:rsidP="00981FD5">
                            <w:pPr>
                              <w:pStyle w:val="NormalWeb"/>
                              <w:spacing w:before="0" w:beforeAutospacing="0" w:after="0" w:afterAutospacing="0"/>
                              <w:jc w:val="center"/>
                              <w:textAlignment w:val="baseline"/>
                            </w:pPr>
                            <w:r>
                              <w:rPr>
                                <w:rFonts w:ascii="Calibri" w:hAnsi="Calibri" w:cs="Calibri"/>
                                <w:color w:val="000000"/>
                                <w:kern w:val="24"/>
                                <w:sz w:val="23"/>
                                <w:szCs w:val="23"/>
                                <w:lang w:val="en-IN"/>
                              </w:rPr>
                              <w:t>On-Premise</w:t>
                            </w:r>
                          </w:p>
                        </w:txbxContent>
                      </wps:txbx>
                      <wps:bodyPr wrap="square" rtlCol="0">
                        <a:spAutoFit/>
                      </wps:bodyPr>
                    </wps:wsp>
                  </a:graphicData>
                </a:graphic>
              </wp:anchor>
            </w:drawing>
          </mc:Choice>
          <mc:Fallback>
            <w:pict>
              <v:shape w14:anchorId="43F16B36" id="TextBox 57" o:spid="_x0000_s1041" type="#_x0000_t202" style="position:absolute;left:0;text-align:left;margin-left:80.3pt;margin-top:41.65pt;width:160.5pt;height:22.8pt;rotation:-90;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" fillcolor="#b3c5ff" stroked="f">
                <v:textbox style="mso-fit-shape-to-text:t">
                  <w:txbxContent>
                    <w:p w14:paraId="46F527A1" w14:textId="77777777" w:rsidR="006D54B2" w:rsidRDefault="006D54B2" w:rsidP="00981FD5">
                      <w:pPr>
                        <w:pStyle w:val="NormalWeb"/>
                        <w:spacing w:before="0" w:beforeAutospacing="0" w:after="0" w:afterAutospacing="0"/>
                        <w:jc w:val="center"/>
                        <w:textAlignment w:val="baseline"/>
                      </w:pPr>
                      <w:r>
                        <w:rPr>
                          <w:rFonts w:ascii="Calibri" w:hAnsi="Calibri" w:cs="Calibri"/>
                          <w:color w:val="000000"/>
                          <w:kern w:val="24"/>
                          <w:sz w:val="23"/>
                          <w:szCs w:val="23"/>
                          <w:lang w:val="en-IN"/>
                        </w:rPr>
                        <w:t>On-Premise</w:t>
                      </w:r>
                    </w:p>
                  </w:txbxContent>
                </v:textbox>
              </v:shape>
            </w:pict>
          </mc:Fallback>
        </mc:AlternateContent>
      </w:r>
      <w:r w:rsidR="00D364C8" w:rsidRPr="000F4755">
        <w:rPr>
          <w:i/>
          <w:noProof/>
          <w:lang w:val="en-US" w:eastAsia="en-US"/>
        </w:rPr>
        <mc:AlternateContent>
          <mc:Choice Requires="wps">
            <w:drawing>
              <wp:anchor distT="0" distB="0" distL="114300" distR="114300" simplePos="0" relativeHeight="251614207" behindDoc="0" locked="0" layoutInCell="1" allowOverlap="1" wp14:anchorId="71E3FB8E" wp14:editId="271EBF2B">
                <wp:simplePos x="0" y="0"/>
                <wp:positionH relativeFrom="column">
                  <wp:posOffset>76200</wp:posOffset>
                </wp:positionH>
                <wp:positionV relativeFrom="paragraph">
                  <wp:posOffset>2362199</wp:posOffset>
                </wp:positionV>
                <wp:extent cx="381000" cy="1390015"/>
                <wp:effectExtent l="0" t="0" r="0" b="635"/>
                <wp:wrapNone/>
                <wp:docPr id="61" name="Rectangle 60"/>
                <wp:cNvGraphicFramePr/>
                <a:graphic xmlns:a="http://schemas.openxmlformats.org/drawingml/2006/main">
                  <a:graphicData uri="http://schemas.microsoft.com/office/word/2010/wordprocessingShape">
                    <wps:wsp>
                      <wps:cNvSpPr/>
                      <wps:spPr bwMode="auto">
                        <a:xfrm>
                          <a:off x="0" y="0"/>
                          <a:ext cx="381000" cy="1390015"/>
                        </a:xfrm>
                        <a:prstGeom prst="rect">
                          <a:avLst/>
                        </a:prstGeom>
                        <a:solidFill>
                          <a:sysClr val="window" lastClr="FFFFFF">
                            <a:lumMod val="50000"/>
                          </a:sysClr>
                        </a:solidFill>
                        <a:ln w="3175" cap="flat" cmpd="sng" algn="ctr">
                          <a:noFill/>
                          <a:prstDash val="solid"/>
                          <a:miter lim="800000"/>
                          <a:headEnd type="none" w="sm" len="sm"/>
                          <a:tailEnd type="triangle" w="med" len="med"/>
                        </a:ln>
                        <a:effectLst/>
                      </wps:spPr>
                      <wps:bodyPr vert="horz" wrap="none" lIns="76200" tIns="38100" rIns="76200" bIns="38100" numCol="1" rtlCol="0" anchor="t" anchorCtr="0" compatLnSpc="1">
                        <a:prstTxWarp prst="textNoShape">
                          <a:avLst/>
                        </a:prstTxWarp>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D62FA4" id="Rectangle 60" o:spid="_x0000_s1026" style="position:absolute;margin-left:6pt;margin-top:186pt;width:30pt;height:109.45pt;z-index:25161420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" fillcolor="#7f7f7f" stroked="f" strokeweight=".25pt">
                <v:stroke startarrowwidth="narrow" startarrowlength="short" endarrow="block"/>
                <v:textbox inset="6pt,3pt,6pt,3pt"/>
              </v:rect>
            </w:pict>
          </mc:Fallback>
        </mc:AlternateContent>
      </w:r>
      <w:r w:rsidR="005046A6" w:rsidRPr="000F4755">
        <w:rPr>
          <w:i/>
        </w:rPr>
        <w:br w:type="page"/>
      </w:r>
    </w:p>
    <w:p w14:paraId="2DF223B3" w14:textId="17534D69" w:rsidR="006E6C30" w:rsidRDefault="006E6C30" w:rsidP="006E6C30">
      <w:pPr>
        <w:pStyle w:val="Heading1"/>
      </w:pPr>
      <w:r>
        <w:lastRenderedPageBreak/>
        <w:t>Application Assessment Final Ratings</w:t>
      </w:r>
    </w:p>
    <w:p w14:paraId="78827814" w14:textId="74B42453" w:rsidR="00E96EEC" w:rsidRDefault="00C93B97" w:rsidP="00DE10C9">
      <w:pPr>
        <w:jc w:val="both"/>
        <w:rPr>
          <w:lang w:eastAsia="en-US"/>
        </w:rPr>
      </w:pPr>
      <w:r>
        <w:rPr>
          <w:lang w:eastAsia="en-US"/>
        </w:rPr>
        <w:t>PMPA</w:t>
      </w:r>
      <w:r w:rsidR="00E96EEC">
        <w:rPr>
          <w:lang w:eastAsia="en-US"/>
        </w:rPr>
        <w:t xml:space="preserve"> </w:t>
      </w:r>
      <w:r w:rsidR="00CE2355">
        <w:rPr>
          <w:lang w:eastAsia="en-US"/>
        </w:rPr>
        <w:t xml:space="preserve">application </w:t>
      </w:r>
      <w:r w:rsidR="00E96EEC">
        <w:rPr>
          <w:lang w:eastAsia="en-US"/>
        </w:rPr>
        <w:t>is c</w:t>
      </w:r>
      <w:r w:rsidR="006E6C30">
        <w:rPr>
          <w:lang w:eastAsia="en-US"/>
        </w:rPr>
        <w:t>lassified as ‘</w:t>
      </w:r>
      <w:r w:rsidR="00CA64E2">
        <w:rPr>
          <w:b/>
          <w:lang w:eastAsia="en-US"/>
        </w:rPr>
        <w:t>Medium</w:t>
      </w:r>
      <w:r w:rsidR="006E6C30">
        <w:rPr>
          <w:lang w:eastAsia="en-US"/>
        </w:rPr>
        <w:t xml:space="preserve"> </w:t>
      </w:r>
      <w:r w:rsidR="00E96EEC">
        <w:rPr>
          <w:lang w:eastAsia="en-US"/>
        </w:rPr>
        <w:t xml:space="preserve">on the below highlighted </w:t>
      </w:r>
      <w:r w:rsidR="006E6C30">
        <w:rPr>
          <w:lang w:eastAsia="en-US"/>
        </w:rPr>
        <w:t xml:space="preserve">complexity </w:t>
      </w:r>
      <w:r w:rsidR="00E96EEC">
        <w:rPr>
          <w:lang w:eastAsia="en-US"/>
        </w:rPr>
        <w:t>parameters</w:t>
      </w:r>
      <w:r w:rsidR="00CE2355">
        <w:rPr>
          <w:lang w:eastAsia="en-US"/>
        </w:rPr>
        <w:t xml:space="preserve">, and also Based on the </w:t>
      </w:r>
      <w:hyperlink w:anchor="_Appendix:_Questionnaires_Responses" w:history="1">
        <w:r w:rsidR="00CE2355" w:rsidRPr="00CE2355">
          <w:rPr>
            <w:rStyle w:val="Hyperlink"/>
            <w:lang w:eastAsia="en-US"/>
          </w:rPr>
          <w:t>SDM responses</w:t>
        </w:r>
      </w:hyperlink>
      <w:r w:rsidR="00CE2355">
        <w:rPr>
          <w:lang w:eastAsia="en-US"/>
        </w:rPr>
        <w:t xml:space="preserve">, </w:t>
      </w:r>
      <w:hyperlink w:anchor="_Appendix:_CloudScape_Data" w:history="1">
        <w:r w:rsidR="00CE2355" w:rsidRPr="00CE2355">
          <w:rPr>
            <w:rStyle w:val="Hyperlink"/>
            <w:lang w:eastAsia="en-US"/>
          </w:rPr>
          <w:t>Cloudscape data input</w:t>
        </w:r>
      </w:hyperlink>
      <w:r w:rsidR="000C653E">
        <w:rPr>
          <w:lang w:eastAsia="en-US"/>
        </w:rPr>
        <w:t xml:space="preserve"> and Risk factors.</w:t>
      </w:r>
    </w:p>
    <w:p w14:paraId="3D50660A" w14:textId="7CABB8E4" w:rsidR="006E6C30" w:rsidRPr="006E6C30" w:rsidRDefault="00507CF1" w:rsidP="006E6C30">
      <w:pPr>
        <w:rPr>
          <w:lang w:eastAsia="en-US"/>
        </w:rPr>
      </w:pPr>
      <w:del w:id="48" w:author="Nihal Mehdi" w:date="2020-08-12T16:26:00Z">
        <w:r w:rsidRPr="00507CF1" w:rsidDel="000441C0">
          <w:rPr>
            <w:noProof/>
            <w:lang w:val="en-US" w:eastAsia="en-US"/>
          </w:rPr>
          <w:drawing>
            <wp:inline distT="0" distB="0" distL="0" distR="0" wp14:anchorId="1897EB33" wp14:editId="47B519FD">
              <wp:extent cx="5274310" cy="60083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6008370"/>
                      </a:xfrm>
                      <a:prstGeom prst="rect">
                        <a:avLst/>
                      </a:prstGeom>
                      <a:noFill/>
                      <a:ln>
                        <a:noFill/>
                      </a:ln>
                    </pic:spPr>
                  </pic:pic>
                </a:graphicData>
              </a:graphic>
            </wp:inline>
          </w:drawing>
        </w:r>
      </w:del>
      <w:ins w:id="49" w:author="Nihal Mehdi" w:date="2020-08-12T16:26:00Z">
        <w:r w:rsidR="000441C0" w:rsidRPr="000441C0">
          <w:rPr>
            <w:noProof/>
            <w:lang w:val="en-US" w:eastAsia="en-US"/>
          </w:rPr>
          <w:drawing>
            <wp:inline distT="0" distB="0" distL="0" distR="0" wp14:anchorId="3E40C293" wp14:editId="14F0A070">
              <wp:extent cx="5274310" cy="6008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008370"/>
                      </a:xfrm>
                      <a:prstGeom prst="rect">
                        <a:avLst/>
                      </a:prstGeom>
                      <a:noFill/>
                      <a:ln>
                        <a:noFill/>
                      </a:ln>
                    </pic:spPr>
                  </pic:pic>
                </a:graphicData>
              </a:graphic>
            </wp:inline>
          </w:drawing>
        </w:r>
      </w:ins>
    </w:p>
    <w:p w14:paraId="550AC715" w14:textId="2B2B7BC6" w:rsidR="00DE10C9" w:rsidRDefault="006C4BD4" w:rsidP="00571BB3">
      <w:pPr>
        <w:pStyle w:val="Heading1"/>
        <w:ind w:left="-990"/>
      </w:pPr>
      <w:r>
        <w:lastRenderedPageBreak/>
        <w:t>Application Current &amp; Target Landscape</w:t>
      </w:r>
    </w:p>
    <w:tbl>
      <w:tblPr>
        <w:tblStyle w:val="TableGrid"/>
        <w:tblW w:w="10260" w:type="dxa"/>
        <w:tblInd w:w="-882" w:type="dxa"/>
        <w:tblLook w:val="04A0" w:firstRow="1" w:lastRow="0" w:firstColumn="1" w:lastColumn="0" w:noHBand="0" w:noVBand="1"/>
      </w:tblPr>
      <w:tblGrid>
        <w:gridCol w:w="5143"/>
        <w:gridCol w:w="5117"/>
      </w:tblGrid>
      <w:tr w:rsidR="00CC3DDB" w14:paraId="76007394" w14:textId="77777777" w:rsidTr="00571BB3">
        <w:tc>
          <w:tcPr>
            <w:tcW w:w="5143" w:type="dxa"/>
          </w:tcPr>
          <w:p w14:paraId="6490954D" w14:textId="77777777" w:rsidR="00CC3DDB" w:rsidRDefault="00CC3DDB" w:rsidP="00CC3DDB">
            <w:pPr>
              <w:pStyle w:val="Heading2"/>
            </w:pPr>
            <w:r>
              <w:t xml:space="preserve">Current </w:t>
            </w:r>
            <w:r w:rsidRPr="00F43516">
              <w:t>Technology Landscape</w:t>
            </w:r>
          </w:p>
          <w:p w14:paraId="19724123" w14:textId="1820D27F" w:rsidR="00BE2F34" w:rsidRDefault="00CC3DDB" w:rsidP="00CC3DDB">
            <w:pPr>
              <w:rPr>
                <w:lang w:val="en-US" w:eastAsia="en-US"/>
              </w:rPr>
            </w:pPr>
            <w:r w:rsidRPr="00CC3DDB">
              <w:rPr>
                <w:b/>
                <w:lang w:val="en-US" w:eastAsia="en-US"/>
              </w:rPr>
              <w:t>OS</w:t>
            </w:r>
            <w:r w:rsidRPr="003D14DC">
              <w:rPr>
                <w:lang w:val="en-US" w:eastAsia="en-US"/>
              </w:rPr>
              <w:t>:</w:t>
            </w:r>
            <w:r w:rsidR="00A023A7">
              <w:t xml:space="preserve"> </w:t>
            </w:r>
            <w:r w:rsidR="00A023A7" w:rsidRPr="00A023A7">
              <w:rPr>
                <w:lang w:val="en-US" w:eastAsia="en-US"/>
              </w:rPr>
              <w:t xml:space="preserve">Red hat </w:t>
            </w:r>
            <w:del w:id="50" w:author="Nihal Mehdi" w:date="2020-08-12T16:53:00Z">
              <w:r w:rsidR="00A023A7" w:rsidRPr="00A023A7" w:rsidDel="00510669">
                <w:rPr>
                  <w:lang w:val="en-US" w:eastAsia="en-US"/>
                </w:rPr>
                <w:delText>Enterpise</w:delText>
              </w:r>
            </w:del>
            <w:ins w:id="51" w:author="Nihal Mehdi" w:date="2020-08-12T16:53:00Z">
              <w:r w:rsidR="00510669" w:rsidRPr="00A023A7">
                <w:rPr>
                  <w:lang w:val="en-US" w:eastAsia="en-US"/>
                </w:rPr>
                <w:t>Enterprise</w:t>
              </w:r>
            </w:ins>
            <w:r w:rsidR="00A023A7" w:rsidRPr="00A023A7">
              <w:rPr>
                <w:lang w:val="en-US" w:eastAsia="en-US"/>
              </w:rPr>
              <w:t xml:space="preserve"> Linux OS 7.4</w:t>
            </w:r>
            <w:del w:id="52" w:author="Nihal Mehdi" w:date="2020-08-12T12:42:00Z">
              <w:r w:rsidRPr="003D14DC" w:rsidDel="00812732">
                <w:rPr>
                  <w:lang w:val="en-US" w:eastAsia="en-US"/>
                </w:rPr>
                <w:delText>,</w:delText>
              </w:r>
            </w:del>
            <w:r w:rsidRPr="003D14DC">
              <w:rPr>
                <w:lang w:val="en-US" w:eastAsia="en-US"/>
              </w:rPr>
              <w:t xml:space="preserve"> </w:t>
            </w:r>
          </w:p>
          <w:p w14:paraId="751C993C" w14:textId="36F90D7B" w:rsidR="00CC3DDB" w:rsidRPr="003D14DC" w:rsidRDefault="00CC3DDB" w:rsidP="00CC3DDB">
            <w:pPr>
              <w:rPr>
                <w:lang w:val="en-US" w:eastAsia="en-US"/>
              </w:rPr>
            </w:pPr>
            <w:r w:rsidRPr="00CC3DDB">
              <w:rPr>
                <w:b/>
                <w:lang w:val="en-US" w:eastAsia="en-US"/>
              </w:rPr>
              <w:t>DB</w:t>
            </w:r>
            <w:r w:rsidRPr="003D14DC">
              <w:rPr>
                <w:lang w:val="en-US" w:eastAsia="en-US"/>
              </w:rPr>
              <w:t xml:space="preserve">: </w:t>
            </w:r>
            <w:r w:rsidR="00A023A7" w:rsidRPr="00A023A7">
              <w:rPr>
                <w:lang w:val="en-US" w:eastAsia="en-US"/>
              </w:rPr>
              <w:t>MarkLogic Server 9 with VHF</w:t>
            </w:r>
          </w:p>
          <w:p w14:paraId="652F7ED7" w14:textId="1839A1D5" w:rsidR="00CC3DDB" w:rsidRPr="003D14DC" w:rsidRDefault="00CC3DDB" w:rsidP="00CC3DDB">
            <w:pPr>
              <w:rPr>
                <w:lang w:val="en-US" w:eastAsia="en-US"/>
              </w:rPr>
            </w:pPr>
            <w:r w:rsidRPr="00CC3DDB">
              <w:rPr>
                <w:b/>
                <w:lang w:val="en-US" w:eastAsia="en-US"/>
              </w:rPr>
              <w:t>Dev Tech</w:t>
            </w:r>
            <w:r w:rsidRPr="003D14DC">
              <w:rPr>
                <w:lang w:val="en-US" w:eastAsia="en-US"/>
              </w:rPr>
              <w:t>:</w:t>
            </w:r>
            <w:r w:rsidRPr="00F43516">
              <w:rPr>
                <w:lang w:val="nl-NL" w:eastAsia="en-US"/>
              </w:rPr>
              <w:t xml:space="preserve"> </w:t>
            </w:r>
            <w:r w:rsidR="00A023A7">
              <w:rPr>
                <w:lang w:val="nl-NL" w:eastAsia="en-US"/>
              </w:rPr>
              <w:t>Java, Angular</w:t>
            </w:r>
          </w:p>
          <w:p w14:paraId="19A59AEE" w14:textId="5569497E" w:rsidR="00CC3DDB" w:rsidRPr="00681F23" w:rsidRDefault="00CC3DDB" w:rsidP="00681F23">
            <w:pPr>
              <w:rPr>
                <w:lang w:val="en-US" w:eastAsia="en-US"/>
              </w:rPr>
            </w:pPr>
            <w:commentRangeStart w:id="53"/>
            <w:r w:rsidRPr="00CC3DDB">
              <w:rPr>
                <w:b/>
                <w:lang w:val="en-US" w:eastAsia="en-US"/>
              </w:rPr>
              <w:t>Web Server</w:t>
            </w:r>
            <w:r w:rsidRPr="003D14DC">
              <w:rPr>
                <w:lang w:val="en-US" w:eastAsia="en-US"/>
              </w:rPr>
              <w:t xml:space="preserve">: </w:t>
            </w:r>
            <w:del w:id="54" w:author="Nihal Mehdi" w:date="2020-08-12T12:42:00Z">
              <w:r w:rsidR="00A023A7" w:rsidDel="00812732">
                <w:rPr>
                  <w:lang w:val="en-US" w:eastAsia="en-US"/>
                </w:rPr>
                <w:delText>Tomcat</w:delText>
              </w:r>
              <w:commentRangeEnd w:id="53"/>
              <w:r w:rsidR="00692A09" w:rsidDel="00812732">
                <w:rPr>
                  <w:rStyle w:val="CommentReference"/>
                </w:rPr>
                <w:commentReference w:id="53"/>
              </w:r>
            </w:del>
            <w:ins w:id="55" w:author="Nihal Mehdi" w:date="2020-08-12T12:42:00Z">
              <w:r w:rsidR="00812732">
                <w:rPr>
                  <w:lang w:val="en-US" w:eastAsia="en-US"/>
                </w:rPr>
                <w:t>NA</w:t>
              </w:r>
            </w:ins>
          </w:p>
        </w:tc>
        <w:tc>
          <w:tcPr>
            <w:tcW w:w="5117" w:type="dxa"/>
          </w:tcPr>
          <w:p w14:paraId="69650B62" w14:textId="77777777" w:rsidR="00CC3DDB" w:rsidRDefault="00CC3DDB" w:rsidP="00CC3DDB">
            <w:pPr>
              <w:pStyle w:val="Heading2"/>
            </w:pPr>
            <w:r w:rsidRPr="00F43516">
              <w:t>Target Technology Landscape</w:t>
            </w:r>
          </w:p>
          <w:p w14:paraId="006BDF58" w14:textId="1B7BA9BB" w:rsidR="00A023A7" w:rsidRDefault="00A023A7" w:rsidP="00A023A7">
            <w:pPr>
              <w:rPr>
                <w:lang w:val="en-US" w:eastAsia="en-US"/>
              </w:rPr>
            </w:pPr>
            <w:r w:rsidRPr="00CC3DDB">
              <w:rPr>
                <w:b/>
                <w:lang w:val="en-US" w:eastAsia="en-US"/>
              </w:rPr>
              <w:t>OS</w:t>
            </w:r>
            <w:r w:rsidRPr="003D14DC">
              <w:rPr>
                <w:lang w:val="en-US" w:eastAsia="en-US"/>
              </w:rPr>
              <w:t>:</w:t>
            </w:r>
            <w:r>
              <w:t xml:space="preserve"> </w:t>
            </w:r>
            <w:r w:rsidRPr="00A023A7">
              <w:rPr>
                <w:lang w:val="en-US" w:eastAsia="en-US"/>
              </w:rPr>
              <w:t xml:space="preserve">Red hat </w:t>
            </w:r>
            <w:del w:id="56" w:author="Nihal Mehdi" w:date="2020-08-12T16:54:00Z">
              <w:r w:rsidRPr="00A023A7" w:rsidDel="00510669">
                <w:rPr>
                  <w:lang w:val="en-US" w:eastAsia="en-US"/>
                </w:rPr>
                <w:delText>Enterpise</w:delText>
              </w:r>
            </w:del>
            <w:ins w:id="57" w:author="Nihal Mehdi" w:date="2020-08-12T16:54:00Z">
              <w:r w:rsidR="00510669" w:rsidRPr="00A023A7">
                <w:rPr>
                  <w:lang w:val="en-US" w:eastAsia="en-US"/>
                </w:rPr>
                <w:t>enterprise</w:t>
              </w:r>
            </w:ins>
            <w:r w:rsidRPr="00A023A7">
              <w:rPr>
                <w:lang w:val="en-US" w:eastAsia="en-US"/>
              </w:rPr>
              <w:t xml:space="preserve"> Linux OS 7.4</w:t>
            </w:r>
            <w:del w:id="58" w:author="Nihal Mehdi" w:date="2020-08-12T12:42:00Z">
              <w:r w:rsidRPr="003D14DC" w:rsidDel="00812732">
                <w:rPr>
                  <w:lang w:val="en-US" w:eastAsia="en-US"/>
                </w:rPr>
                <w:delText>,</w:delText>
              </w:r>
            </w:del>
            <w:r w:rsidRPr="003D14DC">
              <w:rPr>
                <w:lang w:val="en-US" w:eastAsia="en-US"/>
              </w:rPr>
              <w:t xml:space="preserve"> </w:t>
            </w:r>
          </w:p>
          <w:p w14:paraId="4563E2D9" w14:textId="77777777" w:rsidR="00A023A7" w:rsidRPr="003D14DC" w:rsidRDefault="00A023A7" w:rsidP="00A023A7">
            <w:pPr>
              <w:rPr>
                <w:lang w:val="en-US" w:eastAsia="en-US"/>
              </w:rPr>
            </w:pPr>
            <w:r w:rsidRPr="00CC3DDB">
              <w:rPr>
                <w:b/>
                <w:lang w:val="en-US" w:eastAsia="en-US"/>
              </w:rPr>
              <w:t>DB</w:t>
            </w:r>
            <w:r w:rsidRPr="003D14DC">
              <w:rPr>
                <w:lang w:val="en-US" w:eastAsia="en-US"/>
              </w:rPr>
              <w:t xml:space="preserve">: </w:t>
            </w:r>
            <w:r w:rsidRPr="00A023A7">
              <w:rPr>
                <w:lang w:val="en-US" w:eastAsia="en-US"/>
              </w:rPr>
              <w:t>MarkLogic Server 9 with VHF</w:t>
            </w:r>
          </w:p>
          <w:p w14:paraId="24027B4C" w14:textId="77777777" w:rsidR="00A023A7" w:rsidRPr="003D14DC" w:rsidRDefault="00A023A7" w:rsidP="00A023A7">
            <w:pPr>
              <w:rPr>
                <w:lang w:val="en-US" w:eastAsia="en-US"/>
              </w:rPr>
            </w:pPr>
            <w:r w:rsidRPr="00CC3DDB">
              <w:rPr>
                <w:b/>
                <w:lang w:val="en-US" w:eastAsia="en-US"/>
              </w:rPr>
              <w:t>Dev Tech</w:t>
            </w:r>
            <w:r w:rsidRPr="003D14DC">
              <w:rPr>
                <w:lang w:val="en-US" w:eastAsia="en-US"/>
              </w:rPr>
              <w:t>:</w:t>
            </w:r>
            <w:r w:rsidRPr="00F43516">
              <w:rPr>
                <w:lang w:val="nl-NL" w:eastAsia="en-US"/>
              </w:rPr>
              <w:t xml:space="preserve"> </w:t>
            </w:r>
            <w:r>
              <w:rPr>
                <w:lang w:val="nl-NL" w:eastAsia="en-US"/>
              </w:rPr>
              <w:t>Java, Angular</w:t>
            </w:r>
          </w:p>
          <w:p w14:paraId="013554BC" w14:textId="0D2E857D" w:rsidR="00CC3DDB" w:rsidRDefault="00A023A7" w:rsidP="00A023A7">
            <w:r w:rsidRPr="00CC3DDB">
              <w:rPr>
                <w:b/>
                <w:lang w:val="en-US" w:eastAsia="en-US"/>
              </w:rPr>
              <w:t>Web Server</w:t>
            </w:r>
            <w:r w:rsidRPr="003D14DC">
              <w:rPr>
                <w:lang w:val="en-US" w:eastAsia="en-US"/>
              </w:rPr>
              <w:t xml:space="preserve">: </w:t>
            </w:r>
            <w:del w:id="59" w:author="Nihal Mehdi" w:date="2020-08-12T12:42:00Z">
              <w:r w:rsidDel="00812732">
                <w:rPr>
                  <w:lang w:val="en-US" w:eastAsia="en-US"/>
                </w:rPr>
                <w:delText>Tomcat</w:delText>
              </w:r>
            </w:del>
            <w:ins w:id="60" w:author="Nihal Mehdi" w:date="2020-08-12T12:42:00Z">
              <w:r w:rsidR="00812732">
                <w:rPr>
                  <w:lang w:val="en-US" w:eastAsia="en-US"/>
                </w:rPr>
                <w:t>NA</w:t>
              </w:r>
            </w:ins>
          </w:p>
        </w:tc>
      </w:tr>
    </w:tbl>
    <w:p w14:paraId="40222104" w14:textId="40EEA66F" w:rsidR="003A6780" w:rsidRDefault="003A6780" w:rsidP="00571BB3">
      <w:pPr>
        <w:pStyle w:val="Heading1"/>
        <w:ind w:left="-990"/>
        <w:rPr>
          <w:lang w:val="en-US"/>
        </w:rPr>
      </w:pPr>
      <w:r>
        <w:t xml:space="preserve">Application </w:t>
      </w:r>
      <w:r w:rsidRPr="003A6780">
        <w:t>Characteristics</w:t>
      </w:r>
    </w:p>
    <w:p w14:paraId="090D6B29" w14:textId="4251620E" w:rsidR="002A0105" w:rsidRDefault="000225AE" w:rsidP="00571BB3">
      <w:pPr>
        <w:pStyle w:val="ListParagraph"/>
        <w:numPr>
          <w:ilvl w:val="0"/>
          <w:numId w:val="21"/>
        </w:numPr>
        <w:ind w:left="-450"/>
        <w:rPr>
          <w:lang w:val="en-US" w:eastAsia="en-US"/>
        </w:rPr>
      </w:pPr>
      <w:ins w:id="61" w:author="Nihal Mehdi" w:date="2020-08-12T12:52:00Z">
        <w:r>
          <w:rPr>
            <w:lang w:val="en-US" w:eastAsia="en-US"/>
          </w:rPr>
          <w:t>This i</w:t>
        </w:r>
      </w:ins>
      <w:del w:id="62" w:author="Nihal Mehdi" w:date="2020-08-12T12:52:00Z">
        <w:r w:rsidR="002A0105" w:rsidDel="000225AE">
          <w:rPr>
            <w:lang w:val="en-US" w:eastAsia="en-US"/>
          </w:rPr>
          <w:delText>I</w:delText>
        </w:r>
      </w:del>
      <w:r w:rsidR="002A0105">
        <w:rPr>
          <w:lang w:val="en-US" w:eastAsia="en-US"/>
        </w:rPr>
        <w:t xml:space="preserve">s </w:t>
      </w:r>
      <w:r w:rsidR="00651E6F">
        <w:rPr>
          <w:lang w:val="en-US" w:eastAsia="en-US"/>
        </w:rPr>
        <w:t>a</w:t>
      </w:r>
      <w:r w:rsidR="002A0105">
        <w:rPr>
          <w:lang w:val="en-US" w:eastAsia="en-US"/>
        </w:rPr>
        <w:t xml:space="preserve"> </w:t>
      </w:r>
      <w:r w:rsidR="00651E6F">
        <w:rPr>
          <w:lang w:val="en-US" w:eastAsia="en-US"/>
        </w:rPr>
        <w:t>vendor</w:t>
      </w:r>
      <w:r w:rsidR="002A0105">
        <w:rPr>
          <w:lang w:val="en-US" w:eastAsia="en-US"/>
        </w:rPr>
        <w:t xml:space="preserve"> </w:t>
      </w:r>
      <w:del w:id="63" w:author="Nihal Mehdi" w:date="2020-08-12T12:42:00Z">
        <w:r w:rsidR="00935BA6" w:rsidDel="00812732">
          <w:rPr>
            <w:lang w:val="en-US" w:eastAsia="en-US"/>
          </w:rPr>
          <w:delText xml:space="preserve">dev’ed </w:delText>
        </w:r>
      </w:del>
      <w:ins w:id="64" w:author="Nihal Mehdi" w:date="2020-08-12T12:42:00Z">
        <w:r w:rsidR="00812732">
          <w:rPr>
            <w:lang w:val="en-US" w:eastAsia="en-US"/>
          </w:rPr>
          <w:t>develo</w:t>
        </w:r>
      </w:ins>
      <w:ins w:id="65" w:author="Nihal Mehdi" w:date="2020-08-12T12:43:00Z">
        <w:r w:rsidR="00812732">
          <w:rPr>
            <w:lang w:val="en-US" w:eastAsia="en-US"/>
          </w:rPr>
          <w:t>p</w:t>
        </w:r>
      </w:ins>
      <w:ins w:id="66" w:author="Nihal Mehdi" w:date="2020-08-12T12:42:00Z">
        <w:r w:rsidR="00812732">
          <w:rPr>
            <w:lang w:val="en-US" w:eastAsia="en-US"/>
          </w:rPr>
          <w:t xml:space="preserve">ed </w:t>
        </w:r>
      </w:ins>
      <w:del w:id="67" w:author="Nihal Mehdi" w:date="2020-08-12T12:52:00Z">
        <w:r w:rsidR="002A0105" w:rsidDel="000225AE">
          <w:rPr>
            <w:lang w:val="en-US" w:eastAsia="en-US"/>
          </w:rPr>
          <w:delText>application</w:delText>
        </w:r>
      </w:del>
      <w:ins w:id="68" w:author="Nihal Mehdi" w:date="2020-08-12T12:52:00Z">
        <w:r>
          <w:rPr>
            <w:lang w:val="en-US" w:eastAsia="en-US"/>
          </w:rPr>
          <w:t>application</w:t>
        </w:r>
      </w:ins>
    </w:p>
    <w:p w14:paraId="7995F70A" w14:textId="472B8AC0" w:rsidR="003A6780" w:rsidRDefault="00935BA6" w:rsidP="00571BB3">
      <w:pPr>
        <w:pStyle w:val="ListParagraph"/>
        <w:numPr>
          <w:ilvl w:val="0"/>
          <w:numId w:val="21"/>
        </w:numPr>
        <w:ind w:left="-450"/>
        <w:rPr>
          <w:ins w:id="69" w:author="Nihal Mehdi" w:date="2020-08-12T12:52:00Z"/>
          <w:lang w:val="en-US" w:eastAsia="en-US"/>
        </w:rPr>
      </w:pPr>
      <w:commentRangeStart w:id="70"/>
      <w:r>
        <w:rPr>
          <w:lang w:val="en-US" w:eastAsia="en-US"/>
        </w:rPr>
        <w:t>Low</w:t>
      </w:r>
      <w:r w:rsidR="002A0105">
        <w:rPr>
          <w:lang w:val="en-US" w:eastAsia="en-US"/>
        </w:rPr>
        <w:t xml:space="preserve"> </w:t>
      </w:r>
      <w:commentRangeEnd w:id="70"/>
      <w:r w:rsidR="00692A09">
        <w:rPr>
          <w:rStyle w:val="CommentReference"/>
        </w:rPr>
        <w:commentReference w:id="70"/>
      </w:r>
      <w:r w:rsidR="003A6780" w:rsidRPr="002A0105">
        <w:rPr>
          <w:lang w:val="en-US" w:eastAsia="en-US"/>
        </w:rPr>
        <w:t>Impact on application outage</w:t>
      </w:r>
    </w:p>
    <w:p w14:paraId="6C76D584" w14:textId="7CF06B2B" w:rsidR="000225AE" w:rsidRPr="002A0105" w:rsidRDefault="000225AE" w:rsidP="00571BB3">
      <w:pPr>
        <w:pStyle w:val="ListParagraph"/>
        <w:numPr>
          <w:ilvl w:val="0"/>
          <w:numId w:val="21"/>
        </w:numPr>
        <w:ind w:left="-450"/>
        <w:rPr>
          <w:lang w:val="en-US" w:eastAsia="en-US"/>
        </w:rPr>
      </w:pPr>
      <w:ins w:id="71" w:author="Nihal Mehdi" w:date="2020-08-12T12:52:00Z">
        <w:r>
          <w:rPr>
            <w:lang w:val="en-US" w:eastAsia="en-US"/>
          </w:rPr>
          <w:t xml:space="preserve">Business criticality is </w:t>
        </w:r>
      </w:ins>
      <w:ins w:id="72" w:author="Nihal Mehdi" w:date="2020-08-12T12:53:00Z">
        <w:r>
          <w:rPr>
            <w:lang w:val="en-US" w:eastAsia="en-US"/>
          </w:rPr>
          <w:t>medium</w:t>
        </w:r>
      </w:ins>
    </w:p>
    <w:p w14:paraId="6AE122C3" w14:textId="41630CBB" w:rsidR="003A6780" w:rsidRDefault="00651E6F" w:rsidP="00571BB3">
      <w:pPr>
        <w:pStyle w:val="ListParagraph"/>
        <w:numPr>
          <w:ilvl w:val="0"/>
          <w:numId w:val="21"/>
        </w:numPr>
        <w:ind w:left="-450"/>
      </w:pPr>
      <w:r>
        <w:rPr>
          <w:lang w:val="en-US" w:eastAsia="en-US"/>
        </w:rPr>
        <w:t>More</w:t>
      </w:r>
      <w:r w:rsidR="003A6780" w:rsidRPr="002A0105">
        <w:rPr>
          <w:lang w:val="en-US" w:eastAsia="en-US"/>
        </w:rPr>
        <w:t xml:space="preserve"> transactions expected to increase in the future </w:t>
      </w:r>
    </w:p>
    <w:p w14:paraId="2BFCB474" w14:textId="58942576" w:rsidR="006F022E" w:rsidRPr="006F022E" w:rsidRDefault="00967046" w:rsidP="006F022E">
      <w:pPr>
        <w:pStyle w:val="ListParagraph"/>
        <w:numPr>
          <w:ilvl w:val="0"/>
          <w:numId w:val="21"/>
        </w:numPr>
        <w:ind w:left="-450"/>
        <w:rPr>
          <w:lang w:val="en-US" w:eastAsia="en-US"/>
        </w:rPr>
      </w:pPr>
      <w:r>
        <w:rPr>
          <w:lang w:val="en-US" w:eastAsia="en-US"/>
        </w:rPr>
        <w:t xml:space="preserve">Use chrome </w:t>
      </w:r>
      <w:r w:rsidR="00636ECD">
        <w:rPr>
          <w:lang w:val="en-US" w:eastAsia="en-US"/>
        </w:rPr>
        <w:t>browser to access</w:t>
      </w:r>
      <w:r>
        <w:rPr>
          <w:lang w:val="en-US" w:eastAsia="en-US"/>
        </w:rPr>
        <w:t xml:space="preserve"> application</w:t>
      </w:r>
    </w:p>
    <w:p w14:paraId="62CACE42" w14:textId="72694A0B" w:rsidR="003A6780" w:rsidRDefault="003A6780" w:rsidP="00571BB3">
      <w:pPr>
        <w:pStyle w:val="ListParagraph"/>
        <w:numPr>
          <w:ilvl w:val="0"/>
          <w:numId w:val="21"/>
        </w:numPr>
        <w:ind w:left="-450"/>
        <w:rPr>
          <w:ins w:id="73" w:author="Nihal Mehdi" w:date="2020-08-12T16:29:00Z"/>
          <w:lang w:val="en-US" w:eastAsia="en-US"/>
        </w:rPr>
      </w:pPr>
      <w:r w:rsidRPr="002A0105">
        <w:rPr>
          <w:lang w:val="en-US" w:eastAsia="en-US"/>
        </w:rPr>
        <w:t xml:space="preserve">Has </w:t>
      </w:r>
      <w:r w:rsidR="00F760C1" w:rsidRPr="00F760C1">
        <w:rPr>
          <w:lang w:val="en-US" w:eastAsia="en-US"/>
        </w:rPr>
        <w:t>5 Environments, Dev, Test, QA, Trg, Prod</w:t>
      </w:r>
    </w:p>
    <w:p w14:paraId="4C4A6DF9" w14:textId="1E56C453" w:rsidR="00F07843" w:rsidRDefault="00F07843" w:rsidP="00571BB3">
      <w:pPr>
        <w:pStyle w:val="ListParagraph"/>
        <w:numPr>
          <w:ilvl w:val="0"/>
          <w:numId w:val="21"/>
        </w:numPr>
        <w:ind w:left="-450"/>
        <w:rPr>
          <w:ins w:id="74" w:author="Nihal Mehdi" w:date="2020-08-12T16:13:00Z"/>
          <w:lang w:val="en-US" w:eastAsia="en-US"/>
        </w:rPr>
      </w:pPr>
      <w:ins w:id="75" w:author="Nihal Mehdi" w:date="2020-08-12T16:29:00Z">
        <w:r>
          <w:rPr>
            <w:lang w:val="en-US" w:eastAsia="en-US"/>
          </w:rPr>
          <w:t xml:space="preserve">Has 2 Dev, </w:t>
        </w:r>
      </w:ins>
      <w:ins w:id="76" w:author="Nihal Mehdi" w:date="2020-08-12T16:42:00Z">
        <w:r w:rsidR="004E3EF5">
          <w:rPr>
            <w:lang w:val="en-US" w:eastAsia="en-US"/>
          </w:rPr>
          <w:t>8</w:t>
        </w:r>
      </w:ins>
      <w:ins w:id="77" w:author="Nihal Mehdi" w:date="2020-08-12T16:30:00Z">
        <w:r>
          <w:rPr>
            <w:lang w:val="en-US" w:eastAsia="en-US"/>
          </w:rPr>
          <w:t xml:space="preserve"> QA,</w:t>
        </w:r>
      </w:ins>
      <w:ins w:id="78" w:author="Nihal Mehdi" w:date="2020-08-12T16:31:00Z">
        <w:r>
          <w:rPr>
            <w:lang w:val="en-US" w:eastAsia="en-US"/>
          </w:rPr>
          <w:t xml:space="preserve"> 7 Prod</w:t>
        </w:r>
        <w:r w:rsidR="004C72C1">
          <w:rPr>
            <w:lang w:val="en-US" w:eastAsia="en-US"/>
          </w:rPr>
          <w:t xml:space="preserve"> Servers</w:t>
        </w:r>
      </w:ins>
      <w:ins w:id="79" w:author="Nihal Mehdi" w:date="2020-08-12T16:51:00Z">
        <w:r w:rsidR="0050233D">
          <w:rPr>
            <w:lang w:val="en-US" w:eastAsia="en-US"/>
          </w:rPr>
          <w:t xml:space="preserve"> Environments</w:t>
        </w:r>
      </w:ins>
    </w:p>
    <w:p w14:paraId="107DD2C1" w14:textId="2C766E9B" w:rsidR="006F57B0" w:rsidRDefault="006F57B0" w:rsidP="00571BB3">
      <w:pPr>
        <w:pStyle w:val="ListParagraph"/>
        <w:numPr>
          <w:ilvl w:val="0"/>
          <w:numId w:val="21"/>
        </w:numPr>
        <w:ind w:left="-450"/>
        <w:rPr>
          <w:lang w:val="en-US" w:eastAsia="en-US"/>
        </w:rPr>
      </w:pPr>
      <w:ins w:id="80" w:author="Nihal Mehdi" w:date="2020-08-12T16:13:00Z">
        <w:r w:rsidRPr="006F57B0">
          <w:rPr>
            <w:lang w:val="en-US" w:eastAsia="en-US"/>
          </w:rPr>
          <w:t>No DR solution enabled</w:t>
        </w:r>
      </w:ins>
    </w:p>
    <w:p w14:paraId="254A98E6" w14:textId="46ACFDEA" w:rsidR="0042268A" w:rsidRDefault="0042268A" w:rsidP="00571BB3">
      <w:pPr>
        <w:pStyle w:val="ListParagraph"/>
        <w:numPr>
          <w:ilvl w:val="0"/>
          <w:numId w:val="21"/>
        </w:numPr>
        <w:ind w:left="-450"/>
        <w:rPr>
          <w:lang w:val="en-US" w:eastAsia="en-US"/>
        </w:rPr>
      </w:pPr>
      <w:r>
        <w:rPr>
          <w:lang w:val="en-US" w:eastAsia="en-US"/>
        </w:rPr>
        <w:t>Connectivity with Power</w:t>
      </w:r>
      <w:ins w:id="81" w:author="Nihal Mehdi" w:date="2020-08-12T16:54:00Z">
        <w:r w:rsidR="00510669">
          <w:rPr>
            <w:lang w:val="en-US" w:eastAsia="en-US"/>
          </w:rPr>
          <w:t xml:space="preserve"> </w:t>
        </w:r>
      </w:ins>
      <w:r>
        <w:rPr>
          <w:lang w:val="en-US" w:eastAsia="en-US"/>
        </w:rPr>
        <w:t>BI, Data hub,</w:t>
      </w:r>
      <w:r w:rsidR="00546029">
        <w:rPr>
          <w:lang w:val="en-US" w:eastAsia="en-US"/>
        </w:rPr>
        <w:t xml:space="preserve"> </w:t>
      </w:r>
      <w:commentRangeStart w:id="82"/>
      <w:del w:id="83" w:author="Nihal Mehdi" w:date="2020-08-12T16:55:00Z">
        <w:r w:rsidDel="00510669">
          <w:rPr>
            <w:lang w:val="en-US" w:eastAsia="en-US"/>
          </w:rPr>
          <w:delText>Docusign</w:delText>
        </w:r>
      </w:del>
      <w:commentRangeEnd w:id="82"/>
      <w:ins w:id="84" w:author="Nihal Mehdi" w:date="2020-08-12T16:55:00Z">
        <w:r w:rsidR="00510669">
          <w:rPr>
            <w:lang w:val="en-US" w:eastAsia="en-US"/>
          </w:rPr>
          <w:t>DocuSign</w:t>
        </w:r>
      </w:ins>
      <w:r w:rsidR="000B3E0B">
        <w:rPr>
          <w:rStyle w:val="CommentReference"/>
        </w:rPr>
        <w:commentReference w:id="82"/>
      </w:r>
    </w:p>
    <w:p w14:paraId="45F79701" w14:textId="35832706" w:rsidR="0042268A" w:rsidRDefault="0042268A" w:rsidP="00571BB3">
      <w:pPr>
        <w:pStyle w:val="ListParagraph"/>
        <w:numPr>
          <w:ilvl w:val="0"/>
          <w:numId w:val="21"/>
        </w:numPr>
        <w:ind w:left="-450"/>
        <w:rPr>
          <w:lang w:val="en-US" w:eastAsia="en-US"/>
        </w:rPr>
      </w:pPr>
      <w:r>
        <w:rPr>
          <w:lang w:val="en-US" w:eastAsia="en-US"/>
        </w:rPr>
        <w:t xml:space="preserve">Monitoring with Oracle OEM and </w:t>
      </w:r>
      <w:r w:rsidRPr="00A023A7">
        <w:rPr>
          <w:lang w:val="en-US" w:eastAsia="en-US"/>
        </w:rPr>
        <w:t>MarkLogic</w:t>
      </w:r>
    </w:p>
    <w:p w14:paraId="037CD30C" w14:textId="74F3EE3F" w:rsidR="00530B96" w:rsidRDefault="00530B96" w:rsidP="00571BB3">
      <w:pPr>
        <w:pStyle w:val="ListParagraph"/>
        <w:numPr>
          <w:ilvl w:val="0"/>
          <w:numId w:val="21"/>
        </w:numPr>
        <w:ind w:left="-450"/>
        <w:rPr>
          <w:ins w:id="85" w:author="Nihal Mehdi" w:date="2020-08-12T12:53:00Z"/>
          <w:lang w:val="en-US" w:eastAsia="en-US"/>
        </w:rPr>
      </w:pPr>
      <w:r>
        <w:rPr>
          <w:lang w:val="en-US" w:eastAsia="en-US"/>
        </w:rPr>
        <w:t>Use</w:t>
      </w:r>
      <w:r w:rsidR="004575C8">
        <w:rPr>
          <w:lang w:val="en-US" w:eastAsia="en-US"/>
        </w:rPr>
        <w:t>s</w:t>
      </w:r>
      <w:r>
        <w:rPr>
          <w:lang w:val="en-US" w:eastAsia="en-US"/>
        </w:rPr>
        <w:t xml:space="preserve"> in USA, EU and APAC</w:t>
      </w:r>
    </w:p>
    <w:p w14:paraId="4D07E31E" w14:textId="0140D4F8" w:rsidR="0003333A" w:rsidRDefault="0003333A" w:rsidP="00571BB3">
      <w:pPr>
        <w:pStyle w:val="ListParagraph"/>
        <w:numPr>
          <w:ilvl w:val="0"/>
          <w:numId w:val="21"/>
        </w:numPr>
        <w:ind w:left="-450"/>
        <w:rPr>
          <w:lang w:val="en-US" w:eastAsia="en-US"/>
        </w:rPr>
      </w:pPr>
      <w:ins w:id="86" w:author="Nihal Mehdi" w:date="2020-08-12T12:53:00Z">
        <w:r>
          <w:rPr>
            <w:lang w:val="en-US" w:eastAsia="en-US"/>
          </w:rPr>
          <w:t>Use SecureAuth for user authenticatio</w:t>
        </w:r>
      </w:ins>
      <w:ins w:id="87" w:author="Nihal Mehdi" w:date="2020-08-12T12:54:00Z">
        <w:r>
          <w:rPr>
            <w:lang w:val="en-US" w:eastAsia="en-US"/>
          </w:rPr>
          <w:t>n</w:t>
        </w:r>
      </w:ins>
    </w:p>
    <w:p w14:paraId="4BAD3B83" w14:textId="7FE38D9D" w:rsidR="003A6780" w:rsidRDefault="00B26235" w:rsidP="00571BB3">
      <w:pPr>
        <w:pStyle w:val="ListParagraph"/>
        <w:numPr>
          <w:ilvl w:val="0"/>
          <w:numId w:val="21"/>
        </w:numPr>
        <w:ind w:left="-450"/>
        <w:rPr>
          <w:lang w:val="en-US" w:eastAsia="en-US"/>
        </w:rPr>
      </w:pPr>
      <w:r>
        <w:rPr>
          <w:lang w:val="en-US" w:eastAsia="en-US"/>
        </w:rPr>
        <w:t>K</w:t>
      </w:r>
      <w:r w:rsidR="00862688">
        <w:rPr>
          <w:lang w:val="en-US" w:eastAsia="en-US"/>
        </w:rPr>
        <w:t>nown issue</w:t>
      </w:r>
      <w:r>
        <w:rPr>
          <w:lang w:val="en-US" w:eastAsia="en-US"/>
        </w:rPr>
        <w:t xml:space="preserve"> - </w:t>
      </w:r>
      <w:r w:rsidRPr="00B26235">
        <w:rPr>
          <w:lang w:val="en-US" w:eastAsia="en-US"/>
        </w:rPr>
        <w:t>Hardware failure once</w:t>
      </w:r>
    </w:p>
    <w:p w14:paraId="57BCAEDA" w14:textId="44F160A0" w:rsidR="00207C6C" w:rsidRDefault="00207C6C" w:rsidP="00571BB3">
      <w:pPr>
        <w:pStyle w:val="ListParagraph"/>
        <w:numPr>
          <w:ilvl w:val="0"/>
          <w:numId w:val="21"/>
        </w:numPr>
        <w:ind w:left="-450"/>
        <w:rPr>
          <w:ins w:id="88" w:author="Nihal Mehdi" w:date="2020-08-12T12:55:00Z"/>
          <w:lang w:val="en-US" w:eastAsia="en-US"/>
        </w:rPr>
      </w:pPr>
      <w:r>
        <w:rPr>
          <w:lang w:val="en-US" w:eastAsia="en-US"/>
        </w:rPr>
        <w:t>Development Stack – Java 8, Angular 1.0, Bit bucket</w:t>
      </w:r>
      <w:ins w:id="89" w:author="Nihal Mehdi" w:date="2020-08-12T16:26:00Z">
        <w:r w:rsidR="000441C0">
          <w:rPr>
            <w:lang w:val="en-US" w:eastAsia="en-US"/>
          </w:rPr>
          <w:t>,</w:t>
        </w:r>
      </w:ins>
      <w:ins w:id="90" w:author="Nihal Mehdi" w:date="2020-08-12T16:27:00Z">
        <w:r w:rsidR="000441C0">
          <w:rPr>
            <w:lang w:val="en-US" w:eastAsia="en-US"/>
          </w:rPr>
          <w:t xml:space="preserve"> </w:t>
        </w:r>
      </w:ins>
      <w:ins w:id="91" w:author="Nihal Mehdi" w:date="2020-08-12T16:26:00Z">
        <w:r w:rsidR="000441C0">
          <w:rPr>
            <w:lang w:val="en-US" w:eastAsia="en-US"/>
          </w:rPr>
          <w:t>So</w:t>
        </w:r>
      </w:ins>
      <w:ins w:id="92" w:author="Nihal Mehdi" w:date="2020-08-12T16:27:00Z">
        <w:r w:rsidR="000441C0">
          <w:rPr>
            <w:lang w:val="en-US" w:eastAsia="en-US"/>
          </w:rPr>
          <w:t>narQube</w:t>
        </w:r>
      </w:ins>
    </w:p>
    <w:p w14:paraId="69193CF5" w14:textId="3B816FF3" w:rsidR="0003333A" w:rsidRDefault="0003333A" w:rsidP="00571BB3">
      <w:pPr>
        <w:pStyle w:val="ListParagraph"/>
        <w:numPr>
          <w:ilvl w:val="0"/>
          <w:numId w:val="21"/>
        </w:numPr>
        <w:ind w:left="-450"/>
        <w:rPr>
          <w:lang w:val="en-US" w:eastAsia="en-US"/>
        </w:rPr>
      </w:pPr>
      <w:ins w:id="93" w:author="Nihal Mehdi" w:date="2020-08-12T12:55:00Z">
        <w:r>
          <w:rPr>
            <w:lang w:val="en-US" w:eastAsia="en-US"/>
          </w:rPr>
          <w:t>Dev</w:t>
        </w:r>
      </w:ins>
      <w:ins w:id="94" w:author="Nihal Mehdi" w:date="2020-08-12T16:14:00Z">
        <w:r w:rsidR="006F57B0">
          <w:rPr>
            <w:lang w:val="en-US" w:eastAsia="en-US"/>
          </w:rPr>
          <w:t>O</w:t>
        </w:r>
      </w:ins>
      <w:ins w:id="95" w:author="Nihal Mehdi" w:date="2020-08-12T12:55:00Z">
        <w:r>
          <w:rPr>
            <w:lang w:val="en-US" w:eastAsia="en-US"/>
          </w:rPr>
          <w:t>ps</w:t>
        </w:r>
      </w:ins>
      <w:ins w:id="96" w:author="Nihal Mehdi" w:date="2020-08-12T16:14:00Z">
        <w:r w:rsidR="006F57B0">
          <w:rPr>
            <w:lang w:val="en-US" w:eastAsia="en-US"/>
          </w:rPr>
          <w:t xml:space="preserve"> </w:t>
        </w:r>
      </w:ins>
      <w:ins w:id="97" w:author="Nihal Mehdi" w:date="2020-08-12T12:55:00Z">
        <w:r>
          <w:rPr>
            <w:lang w:val="en-US" w:eastAsia="en-US"/>
          </w:rPr>
          <w:t xml:space="preserve">– CI/CD </w:t>
        </w:r>
      </w:ins>
      <w:ins w:id="98" w:author="Nihal Mehdi" w:date="2020-08-12T16:14:00Z">
        <w:r w:rsidR="006F57B0">
          <w:rPr>
            <w:lang w:val="en-US" w:eastAsia="en-US"/>
          </w:rPr>
          <w:t xml:space="preserve">enabled </w:t>
        </w:r>
      </w:ins>
      <w:ins w:id="99" w:author="Nihal Mehdi" w:date="2020-08-12T12:55:00Z">
        <w:r>
          <w:rPr>
            <w:lang w:val="en-US" w:eastAsia="en-US"/>
          </w:rPr>
          <w:t>with Je</w:t>
        </w:r>
      </w:ins>
      <w:ins w:id="100" w:author="Nihal Mehdi" w:date="2020-08-12T12:56:00Z">
        <w:r>
          <w:rPr>
            <w:lang w:val="en-US" w:eastAsia="en-US"/>
          </w:rPr>
          <w:t>nkins</w:t>
        </w:r>
      </w:ins>
    </w:p>
    <w:p w14:paraId="4268ECFE" w14:textId="38DEA40D" w:rsidR="00D05B01" w:rsidRDefault="00D05B01" w:rsidP="00571BB3">
      <w:pPr>
        <w:pStyle w:val="ListParagraph"/>
        <w:numPr>
          <w:ilvl w:val="0"/>
          <w:numId w:val="21"/>
        </w:numPr>
        <w:ind w:left="-450"/>
        <w:rPr>
          <w:ins w:id="101" w:author="Nihal Mehdi" w:date="2020-08-12T16:18:00Z"/>
          <w:lang w:val="en-US" w:eastAsia="en-US"/>
        </w:rPr>
      </w:pPr>
      <w:r>
        <w:rPr>
          <w:lang w:val="en-US" w:eastAsia="en-US"/>
        </w:rPr>
        <w:t xml:space="preserve">Cloud ready license with </w:t>
      </w:r>
      <w:r w:rsidRPr="00D05B01">
        <w:rPr>
          <w:lang w:val="en-US" w:eastAsia="en-US"/>
        </w:rPr>
        <w:t>Fonto and</w:t>
      </w:r>
      <w:r>
        <w:rPr>
          <w:lang w:val="en-US" w:eastAsia="en-US"/>
        </w:rPr>
        <w:t xml:space="preserve"> </w:t>
      </w:r>
      <w:r w:rsidRPr="00D05B01">
        <w:rPr>
          <w:lang w:val="en-US" w:eastAsia="en-US"/>
        </w:rPr>
        <w:t>DocuSign</w:t>
      </w:r>
      <w:r>
        <w:rPr>
          <w:lang w:val="en-US" w:eastAsia="en-US"/>
        </w:rPr>
        <w:t xml:space="preserve"> </w:t>
      </w:r>
    </w:p>
    <w:p w14:paraId="504847D6" w14:textId="71D9E308" w:rsidR="00AB75C0" w:rsidRDefault="00AB75C0" w:rsidP="00571BB3">
      <w:pPr>
        <w:pStyle w:val="ListParagraph"/>
        <w:numPr>
          <w:ilvl w:val="0"/>
          <w:numId w:val="21"/>
        </w:numPr>
        <w:ind w:left="-450"/>
        <w:rPr>
          <w:ins w:id="102" w:author="Balavardhiraju Pottella" w:date="2020-08-26T00:05:00Z"/>
          <w:lang w:val="en-US" w:eastAsia="en-US"/>
        </w:rPr>
      </w:pPr>
      <w:ins w:id="103" w:author="Nihal Mehdi" w:date="2020-08-12T16:19:00Z">
        <w:r>
          <w:rPr>
            <w:lang w:val="en-US" w:eastAsia="en-US"/>
          </w:rPr>
          <w:t>HIPAA and GxP compliance</w:t>
        </w:r>
      </w:ins>
    </w:p>
    <w:p w14:paraId="4EE7A576" w14:textId="77777777" w:rsidR="0091501D" w:rsidRPr="0091501D" w:rsidRDefault="0091501D" w:rsidP="0091501D">
      <w:pPr>
        <w:rPr>
          <w:lang w:val="en-US" w:eastAsia="en-US"/>
          <w:rPrChange w:id="104" w:author="Balavardhiraju Pottella" w:date="2020-08-26T00:05:00Z">
            <w:rPr>
              <w:lang w:val="en-US" w:eastAsia="en-US"/>
            </w:rPr>
          </w:rPrChange>
        </w:rPr>
        <w:pPrChange w:id="105" w:author="Balavardhiraju Pottella" w:date="2020-08-26T00:05:00Z">
          <w:pPr>
            <w:pStyle w:val="ListParagraph"/>
            <w:numPr>
              <w:numId w:val="21"/>
            </w:numPr>
            <w:ind w:left="-450" w:hanging="360"/>
          </w:pPr>
        </w:pPrChange>
      </w:pPr>
    </w:p>
    <w:p w14:paraId="208F06D8" w14:textId="68C8DB66" w:rsidR="001B6610" w:rsidRDefault="001B6610" w:rsidP="00571BB3">
      <w:pPr>
        <w:pStyle w:val="Heading1"/>
        <w:ind w:left="-990"/>
      </w:pPr>
      <w:r>
        <w:lastRenderedPageBreak/>
        <w:t>Application Challenges/Risk</w:t>
      </w:r>
    </w:p>
    <w:tbl>
      <w:tblPr>
        <w:tblStyle w:val="GridTable5Dark-Accent5"/>
        <w:tblW w:w="10080" w:type="dxa"/>
        <w:tblInd w:w="-792" w:type="dxa"/>
        <w:tblLook w:val="04A0" w:firstRow="1" w:lastRow="0" w:firstColumn="1" w:lastColumn="0" w:noHBand="0" w:noVBand="1"/>
      </w:tblPr>
      <w:tblGrid>
        <w:gridCol w:w="4500"/>
        <w:gridCol w:w="5580"/>
      </w:tblGrid>
      <w:tr w:rsidR="006C4BD4" w:rsidRPr="00F43516" w14:paraId="6E3C2395" w14:textId="77777777" w:rsidTr="00571BB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6FD36E5E" w14:textId="2A019C38" w:rsidR="006C4BD4" w:rsidRPr="00F43516" w:rsidRDefault="006C4BD4" w:rsidP="00825685">
            <w:pPr>
              <w:rPr>
                <w:lang w:eastAsia="en-US"/>
              </w:rPr>
            </w:pPr>
            <w:r>
              <w:rPr>
                <w:lang w:eastAsia="en-US"/>
              </w:rPr>
              <w:t xml:space="preserve">Risk </w:t>
            </w:r>
            <w:r w:rsidR="00702EF3">
              <w:rPr>
                <w:lang w:eastAsia="en-US"/>
              </w:rPr>
              <w:t>/ Challenges</w:t>
            </w:r>
          </w:p>
        </w:tc>
        <w:tc>
          <w:tcPr>
            <w:tcW w:w="5580" w:type="dxa"/>
            <w:noWrap/>
            <w:hideMark/>
          </w:tcPr>
          <w:p w14:paraId="1D3DFDBE" w14:textId="2B5AAC53" w:rsidR="006C4BD4" w:rsidRPr="00F43516" w:rsidRDefault="006C4BD4" w:rsidP="00825685">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Mitigation</w:t>
            </w:r>
          </w:p>
        </w:tc>
      </w:tr>
      <w:tr w:rsidR="005C53D3" w:rsidRPr="00F43516" w14:paraId="12B95DDA"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tcPr>
          <w:p w14:paraId="4631FDC6" w14:textId="6802D53F" w:rsidR="005C53D3" w:rsidRDefault="00C174E7" w:rsidP="00825685">
            <w:pPr>
              <w:rPr>
                <w:lang w:eastAsia="en-US"/>
              </w:rPr>
            </w:pPr>
            <w:r>
              <w:rPr>
                <w:lang w:eastAsia="en-US"/>
              </w:rPr>
              <w:t>Upgrading to ReactJS</w:t>
            </w:r>
          </w:p>
        </w:tc>
        <w:tc>
          <w:tcPr>
            <w:tcW w:w="5580" w:type="dxa"/>
            <w:noWrap/>
          </w:tcPr>
          <w:p w14:paraId="06E177B0" w14:textId="342A9106" w:rsidR="005C53D3" w:rsidRDefault="00BC5A3D" w:rsidP="00192776">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Need confirmation on release date</w:t>
            </w:r>
          </w:p>
        </w:tc>
      </w:tr>
      <w:tr w:rsidR="00CF29AA" w:rsidRPr="00F43516" w14:paraId="160A9CC4"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noWrap/>
          </w:tcPr>
          <w:p w14:paraId="254E6C6F" w14:textId="40B04CB8" w:rsidR="00CF29AA" w:rsidRDefault="00BC5A3D" w:rsidP="00825685">
            <w:pPr>
              <w:rPr>
                <w:lang w:eastAsia="en-US"/>
              </w:rPr>
            </w:pPr>
            <w:r>
              <w:rPr>
                <w:lang w:eastAsia="en-US"/>
              </w:rPr>
              <w:t>Vendor Support</w:t>
            </w:r>
          </w:p>
        </w:tc>
        <w:tc>
          <w:tcPr>
            <w:tcW w:w="5580" w:type="dxa"/>
            <w:noWrap/>
          </w:tcPr>
          <w:p w14:paraId="4CA2A116" w14:textId="67E79CB8" w:rsidR="00CF29AA" w:rsidRDefault="00EA46AF" w:rsidP="00F21CB9">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Change over plan</w:t>
            </w:r>
          </w:p>
        </w:tc>
      </w:tr>
      <w:tr w:rsidR="00FF1E43" w:rsidRPr="00F43516" w14:paraId="02BC4FB0"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tcPr>
          <w:p w14:paraId="518AEC6F" w14:textId="03D11C0A" w:rsidR="00FF1E43" w:rsidRDefault="00FF1E43" w:rsidP="00825685">
            <w:pPr>
              <w:rPr>
                <w:lang w:eastAsia="en-US"/>
              </w:rPr>
            </w:pPr>
            <w:r>
              <w:rPr>
                <w:lang w:eastAsia="en-US"/>
              </w:rPr>
              <w:t xml:space="preserve">Known issue – Hardware </w:t>
            </w:r>
            <w:r w:rsidR="00FF0E2D">
              <w:rPr>
                <w:lang w:eastAsia="en-US"/>
              </w:rPr>
              <w:t>F</w:t>
            </w:r>
            <w:r>
              <w:rPr>
                <w:lang w:eastAsia="en-US"/>
              </w:rPr>
              <w:t>ailure</w:t>
            </w:r>
          </w:p>
        </w:tc>
        <w:tc>
          <w:tcPr>
            <w:tcW w:w="5580" w:type="dxa"/>
            <w:noWrap/>
          </w:tcPr>
          <w:p w14:paraId="599D4DBE" w14:textId="2FC14BB0" w:rsidR="00FF1E43" w:rsidRDefault="00FF1E43" w:rsidP="00F21CB9">
            <w:pPr>
              <w:cnfStyle w:val="000000100000" w:firstRow="0" w:lastRow="0" w:firstColumn="0" w:lastColumn="0" w:oddVBand="0" w:evenVBand="0" w:oddHBand="1" w:evenHBand="0" w:firstRowFirstColumn="0" w:firstRowLastColumn="0" w:lastRowFirstColumn="0" w:lastRowLastColumn="0"/>
              <w:rPr>
                <w:lang w:eastAsia="en-US"/>
              </w:rPr>
            </w:pPr>
          </w:p>
        </w:tc>
      </w:tr>
      <w:tr w:rsidR="00FF1E43" w:rsidRPr="00F43516" w14:paraId="61D5D226"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noWrap/>
          </w:tcPr>
          <w:p w14:paraId="766683CF" w14:textId="5201DBB3" w:rsidR="00FF1E43" w:rsidRDefault="00FF0E2D" w:rsidP="00825685">
            <w:pPr>
              <w:rPr>
                <w:lang w:eastAsia="en-US"/>
              </w:rPr>
            </w:pPr>
            <w:r>
              <w:rPr>
                <w:lang w:eastAsia="en-US"/>
              </w:rPr>
              <w:t xml:space="preserve">Follow Up </w:t>
            </w:r>
            <w:commentRangeStart w:id="106"/>
            <w:del w:id="107" w:author="Nihal Mehdi" w:date="2020-08-12T16:22:00Z">
              <w:r w:rsidDel="000441C0">
                <w:rPr>
                  <w:lang w:eastAsia="en-US"/>
                </w:rPr>
                <w:delText>session</w:delText>
              </w:r>
            </w:del>
            <w:commentRangeEnd w:id="106"/>
            <w:ins w:id="108" w:author="Nihal Mehdi" w:date="2020-08-12T16:22:00Z">
              <w:r w:rsidR="000441C0">
                <w:rPr>
                  <w:lang w:eastAsia="en-US"/>
                </w:rPr>
                <w:t>gathering</w:t>
              </w:r>
            </w:ins>
            <w:r w:rsidR="00692A09">
              <w:rPr>
                <w:rStyle w:val="CommentReference"/>
                <w:b w:val="0"/>
                <w:bCs w:val="0"/>
                <w:color w:val="auto"/>
              </w:rPr>
              <w:commentReference w:id="106"/>
            </w:r>
          </w:p>
        </w:tc>
        <w:tc>
          <w:tcPr>
            <w:tcW w:w="5580" w:type="dxa"/>
            <w:noWrap/>
          </w:tcPr>
          <w:p w14:paraId="55DB86F9" w14:textId="77777777" w:rsidR="00FF1E43" w:rsidRDefault="00FF1E43" w:rsidP="00F21CB9">
            <w:pPr>
              <w:cnfStyle w:val="000000000000" w:firstRow="0" w:lastRow="0" w:firstColumn="0" w:lastColumn="0" w:oddVBand="0" w:evenVBand="0" w:oddHBand="0" w:evenHBand="0" w:firstRowFirstColumn="0" w:firstRowLastColumn="0" w:lastRowFirstColumn="0" w:lastRowLastColumn="0"/>
              <w:rPr>
                <w:lang w:eastAsia="en-US"/>
              </w:rPr>
            </w:pPr>
          </w:p>
        </w:tc>
      </w:tr>
      <w:tr w:rsidR="000441C0" w:rsidRPr="00F43516" w14:paraId="7159CAB7" w14:textId="77777777" w:rsidTr="00571BB3">
        <w:trPr>
          <w:cnfStyle w:val="000000100000" w:firstRow="0" w:lastRow="0" w:firstColumn="0" w:lastColumn="0" w:oddVBand="0" w:evenVBand="0" w:oddHBand="1" w:evenHBand="0" w:firstRowFirstColumn="0" w:firstRowLastColumn="0" w:lastRowFirstColumn="0" w:lastRowLastColumn="0"/>
          <w:trHeight w:val="290"/>
          <w:ins w:id="109" w:author="Nihal Mehdi" w:date="2020-08-12T16:22:00Z"/>
        </w:trPr>
        <w:tc>
          <w:tcPr>
            <w:cnfStyle w:val="001000000000" w:firstRow="0" w:lastRow="0" w:firstColumn="1" w:lastColumn="0" w:oddVBand="0" w:evenVBand="0" w:oddHBand="0" w:evenHBand="0" w:firstRowFirstColumn="0" w:firstRowLastColumn="0" w:lastRowFirstColumn="0" w:lastRowLastColumn="0"/>
            <w:tcW w:w="4500" w:type="dxa"/>
            <w:noWrap/>
          </w:tcPr>
          <w:p w14:paraId="18ED7678" w14:textId="4E0ECC44" w:rsidR="000441C0" w:rsidRDefault="000441C0" w:rsidP="00825685">
            <w:pPr>
              <w:rPr>
                <w:ins w:id="110" w:author="Nihal Mehdi" w:date="2020-08-12T16:22:00Z"/>
                <w:lang w:eastAsia="en-US"/>
              </w:rPr>
            </w:pPr>
            <w:ins w:id="111" w:author="Nihal Mehdi" w:date="2020-08-12T16:22:00Z">
              <w:r>
                <w:rPr>
                  <w:lang w:eastAsia="en-US"/>
                </w:rPr>
                <w:t xml:space="preserve">IP </w:t>
              </w:r>
            </w:ins>
            <w:ins w:id="112" w:author="Nihal Mehdi" w:date="2020-08-12T16:23:00Z">
              <w:r>
                <w:rPr>
                  <w:lang w:eastAsia="en-US"/>
                </w:rPr>
                <w:t>Change Dependency</w:t>
              </w:r>
            </w:ins>
          </w:p>
        </w:tc>
        <w:tc>
          <w:tcPr>
            <w:tcW w:w="5580" w:type="dxa"/>
            <w:noWrap/>
          </w:tcPr>
          <w:p w14:paraId="68E697C8" w14:textId="77777777" w:rsidR="000441C0" w:rsidRDefault="000441C0" w:rsidP="00F21CB9">
            <w:pPr>
              <w:cnfStyle w:val="000000100000" w:firstRow="0" w:lastRow="0" w:firstColumn="0" w:lastColumn="0" w:oddVBand="0" w:evenVBand="0" w:oddHBand="1" w:evenHBand="0" w:firstRowFirstColumn="0" w:firstRowLastColumn="0" w:lastRowFirstColumn="0" w:lastRowLastColumn="0"/>
              <w:rPr>
                <w:ins w:id="113" w:author="Nihal Mehdi" w:date="2020-08-12T16:22:00Z"/>
                <w:lang w:eastAsia="en-US"/>
              </w:rPr>
            </w:pPr>
          </w:p>
        </w:tc>
      </w:tr>
    </w:tbl>
    <w:p w14:paraId="0A46F739" w14:textId="1AE22241" w:rsidR="00646D6E" w:rsidRDefault="00646D6E">
      <w:pPr>
        <w:widowControl/>
        <w:spacing w:after="0"/>
        <w:rPr>
          <w:rFonts w:eastAsia="MS Mincho"/>
          <w:b/>
          <w:bCs/>
          <w:color w:val="FF6600"/>
          <w:kern w:val="0"/>
          <w:sz w:val="32"/>
          <w:lang w:eastAsia="en-US"/>
        </w:rPr>
      </w:pPr>
    </w:p>
    <w:p w14:paraId="30D1DE22" w14:textId="1735E961" w:rsidR="008964B1" w:rsidRDefault="00F43516" w:rsidP="00571BB3">
      <w:pPr>
        <w:pStyle w:val="Heading1"/>
        <w:ind w:left="-990"/>
      </w:pPr>
      <w:r>
        <w:t xml:space="preserve">Critical Factors Considered </w:t>
      </w:r>
    </w:p>
    <w:tbl>
      <w:tblPr>
        <w:tblStyle w:val="GridTable5Dark-Accent5"/>
        <w:tblW w:w="10080" w:type="dxa"/>
        <w:tblInd w:w="-792" w:type="dxa"/>
        <w:tblLook w:val="04A0" w:firstRow="1" w:lastRow="0" w:firstColumn="1" w:lastColumn="0" w:noHBand="0" w:noVBand="1"/>
      </w:tblPr>
      <w:tblGrid>
        <w:gridCol w:w="4500"/>
        <w:gridCol w:w="5580"/>
      </w:tblGrid>
      <w:tr w:rsidR="00F43516" w:rsidRPr="00F43516" w14:paraId="1EA98EC6" w14:textId="77777777" w:rsidTr="00571BB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3E3C40BA" w14:textId="77777777" w:rsidR="00F43516" w:rsidRPr="00F43516" w:rsidRDefault="00F43516" w:rsidP="00F43516">
            <w:pPr>
              <w:rPr>
                <w:lang w:eastAsia="en-US"/>
              </w:rPr>
            </w:pPr>
            <w:r w:rsidRPr="00F43516">
              <w:rPr>
                <w:lang w:eastAsia="en-US"/>
              </w:rPr>
              <w:t>Application Name</w:t>
            </w:r>
          </w:p>
        </w:tc>
        <w:tc>
          <w:tcPr>
            <w:tcW w:w="5580" w:type="dxa"/>
            <w:noWrap/>
            <w:hideMark/>
          </w:tcPr>
          <w:p w14:paraId="288C0506" w14:textId="006BB45A" w:rsidR="00F43516" w:rsidRPr="00F43516" w:rsidRDefault="008732C6">
            <w:pPr>
              <w:cnfStyle w:val="100000000000" w:firstRow="1" w:lastRow="0" w:firstColumn="0" w:lastColumn="0" w:oddVBand="0" w:evenVBand="0" w:oddHBand="0" w:evenHBand="0" w:firstRowFirstColumn="0" w:firstRowLastColumn="0" w:lastRowFirstColumn="0" w:lastRowLastColumn="0"/>
              <w:rPr>
                <w:lang w:eastAsia="en-US"/>
              </w:rPr>
            </w:pPr>
            <w:r w:rsidRPr="008732C6">
              <w:rPr>
                <w:lang w:eastAsia="en-US"/>
              </w:rPr>
              <w:t>PMPA</w:t>
            </w:r>
          </w:p>
        </w:tc>
      </w:tr>
      <w:tr w:rsidR="00F43516" w:rsidRPr="00F43516" w14:paraId="48F6929D"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69D7025E" w14:textId="77777777" w:rsidR="00F43516" w:rsidRPr="00F43516" w:rsidRDefault="00F43516">
            <w:pPr>
              <w:rPr>
                <w:lang w:eastAsia="en-US"/>
              </w:rPr>
            </w:pPr>
            <w:r w:rsidRPr="00F43516">
              <w:rPr>
                <w:lang w:eastAsia="en-US"/>
              </w:rPr>
              <w:t>Application Type</w:t>
            </w:r>
          </w:p>
        </w:tc>
        <w:tc>
          <w:tcPr>
            <w:tcW w:w="5580" w:type="dxa"/>
            <w:noWrap/>
            <w:hideMark/>
          </w:tcPr>
          <w:p w14:paraId="7882B214" w14:textId="2F773916" w:rsidR="00F43516" w:rsidRPr="00F43516" w:rsidRDefault="00620B0E">
            <w:pPr>
              <w:cnfStyle w:val="000000100000" w:firstRow="0" w:lastRow="0" w:firstColumn="0" w:lastColumn="0" w:oddVBand="0" w:evenVBand="0" w:oddHBand="1" w:evenHBand="0" w:firstRowFirstColumn="0" w:firstRowLastColumn="0" w:lastRowFirstColumn="0" w:lastRowLastColumn="0"/>
              <w:rPr>
                <w:lang w:eastAsia="en-US"/>
              </w:rPr>
            </w:pPr>
            <w:r w:rsidRPr="00620B0E">
              <w:rPr>
                <w:lang w:eastAsia="en-US"/>
              </w:rPr>
              <w:t>Custom -externally devd</w:t>
            </w:r>
          </w:p>
        </w:tc>
      </w:tr>
      <w:tr w:rsidR="00F43516" w:rsidRPr="00F43516" w14:paraId="33ED90E2"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366379DC" w14:textId="77777777" w:rsidR="00F43516" w:rsidRPr="00F43516" w:rsidRDefault="00F43516">
            <w:pPr>
              <w:rPr>
                <w:lang w:eastAsia="en-US"/>
              </w:rPr>
            </w:pPr>
            <w:r w:rsidRPr="00F43516">
              <w:rPr>
                <w:lang w:eastAsia="en-US"/>
              </w:rPr>
              <w:t>Critically</w:t>
            </w:r>
          </w:p>
        </w:tc>
        <w:tc>
          <w:tcPr>
            <w:tcW w:w="5580" w:type="dxa"/>
            <w:noWrap/>
            <w:hideMark/>
          </w:tcPr>
          <w:p w14:paraId="2146CB2F" w14:textId="14A9C713" w:rsidR="00F43516" w:rsidRPr="00F43516" w:rsidRDefault="008C3480">
            <w:pPr>
              <w:cnfStyle w:val="000000000000" w:firstRow="0" w:lastRow="0" w:firstColumn="0" w:lastColumn="0" w:oddVBand="0" w:evenVBand="0" w:oddHBand="0" w:evenHBand="0" w:firstRowFirstColumn="0" w:firstRowLastColumn="0" w:lastRowFirstColumn="0" w:lastRowLastColumn="0"/>
              <w:rPr>
                <w:lang w:eastAsia="en-US"/>
              </w:rPr>
            </w:pPr>
            <w:r w:rsidRPr="008C3480">
              <w:rPr>
                <w:lang w:eastAsia="en-US"/>
              </w:rPr>
              <w:t>Medium</w:t>
            </w:r>
          </w:p>
        </w:tc>
      </w:tr>
      <w:tr w:rsidR="00F43516" w:rsidRPr="00F43516" w14:paraId="4E06ABAB"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3BDBFA87" w14:textId="77777777" w:rsidR="00F43516" w:rsidRPr="00F43516" w:rsidRDefault="00F43516">
            <w:pPr>
              <w:rPr>
                <w:lang w:eastAsia="en-US"/>
              </w:rPr>
            </w:pPr>
            <w:r w:rsidRPr="00F43516">
              <w:rPr>
                <w:lang w:eastAsia="en-US"/>
              </w:rPr>
              <w:t>SDM Opinion</w:t>
            </w:r>
          </w:p>
        </w:tc>
        <w:tc>
          <w:tcPr>
            <w:tcW w:w="5580" w:type="dxa"/>
            <w:noWrap/>
            <w:hideMark/>
          </w:tcPr>
          <w:p w14:paraId="0126F160" w14:textId="2967B8B6" w:rsidR="00F43516" w:rsidRPr="00F43516" w:rsidRDefault="00EB3155">
            <w:pPr>
              <w:cnfStyle w:val="000000100000" w:firstRow="0" w:lastRow="0" w:firstColumn="0" w:lastColumn="0" w:oddVBand="0" w:evenVBand="0" w:oddHBand="1" w:evenHBand="0" w:firstRowFirstColumn="0" w:firstRowLastColumn="0" w:lastRowFirstColumn="0" w:lastRowLastColumn="0"/>
              <w:rPr>
                <w:lang w:eastAsia="en-US"/>
              </w:rPr>
            </w:pPr>
            <w:r w:rsidRPr="00EB3155">
              <w:rPr>
                <w:lang w:eastAsia="en-US"/>
              </w:rPr>
              <w:t>Low to Medium</w:t>
            </w:r>
          </w:p>
        </w:tc>
      </w:tr>
      <w:tr w:rsidR="00F43516" w:rsidRPr="00F43516" w14:paraId="56E94F27"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70F49703" w14:textId="77777777" w:rsidR="00F43516" w:rsidRPr="00F43516" w:rsidRDefault="00F43516">
            <w:pPr>
              <w:rPr>
                <w:lang w:eastAsia="en-US"/>
              </w:rPr>
            </w:pPr>
            <w:r w:rsidRPr="00F43516">
              <w:rPr>
                <w:lang w:eastAsia="en-US"/>
              </w:rPr>
              <w:t>Authentication</w:t>
            </w:r>
          </w:p>
        </w:tc>
        <w:tc>
          <w:tcPr>
            <w:tcW w:w="5580" w:type="dxa"/>
            <w:noWrap/>
            <w:hideMark/>
          </w:tcPr>
          <w:p w14:paraId="725235DD" w14:textId="511AE90C" w:rsidR="00F43516" w:rsidRPr="00F43516" w:rsidRDefault="00866A08">
            <w:pPr>
              <w:cnfStyle w:val="000000000000" w:firstRow="0" w:lastRow="0" w:firstColumn="0" w:lastColumn="0" w:oddVBand="0" w:evenVBand="0" w:oddHBand="0" w:evenHBand="0" w:firstRowFirstColumn="0" w:firstRowLastColumn="0" w:lastRowFirstColumn="0" w:lastRowLastColumn="0"/>
              <w:rPr>
                <w:lang w:eastAsia="en-US"/>
              </w:rPr>
            </w:pPr>
            <w:r w:rsidRPr="00866A08">
              <w:rPr>
                <w:lang w:eastAsia="en-US"/>
              </w:rPr>
              <w:t>Secure Auth moving MS MFA</w:t>
            </w:r>
          </w:p>
        </w:tc>
      </w:tr>
      <w:tr w:rsidR="00F43516" w:rsidRPr="00F43516" w14:paraId="0AA6DEBC"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4F8E6C59" w14:textId="77777777" w:rsidR="00F43516" w:rsidRPr="00F43516" w:rsidRDefault="00F43516">
            <w:pPr>
              <w:rPr>
                <w:lang w:eastAsia="en-US"/>
              </w:rPr>
            </w:pPr>
            <w:r w:rsidRPr="00F43516">
              <w:rPr>
                <w:lang w:eastAsia="en-US"/>
              </w:rPr>
              <w:t>Authorization</w:t>
            </w:r>
          </w:p>
        </w:tc>
        <w:tc>
          <w:tcPr>
            <w:tcW w:w="5580" w:type="dxa"/>
            <w:noWrap/>
            <w:hideMark/>
          </w:tcPr>
          <w:p w14:paraId="25DF82BA" w14:textId="0C846617" w:rsidR="00F43516" w:rsidRPr="00F43516" w:rsidRDefault="00866A08">
            <w:pPr>
              <w:cnfStyle w:val="000000100000" w:firstRow="0" w:lastRow="0" w:firstColumn="0" w:lastColumn="0" w:oddVBand="0" w:evenVBand="0" w:oddHBand="1" w:evenHBand="0" w:firstRowFirstColumn="0" w:firstRowLastColumn="0" w:lastRowFirstColumn="0" w:lastRowLastColumn="0"/>
              <w:rPr>
                <w:lang w:eastAsia="en-US"/>
              </w:rPr>
            </w:pPr>
            <w:r w:rsidRPr="00866A08">
              <w:rPr>
                <w:lang w:eastAsia="en-US"/>
              </w:rPr>
              <w:t>User-Based</w:t>
            </w:r>
          </w:p>
        </w:tc>
      </w:tr>
      <w:tr w:rsidR="00F43516" w:rsidRPr="00F43516" w14:paraId="76DE8CAF"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3EBB7883" w14:textId="77777777" w:rsidR="00F43516" w:rsidRPr="00F43516" w:rsidRDefault="00F43516">
            <w:pPr>
              <w:rPr>
                <w:lang w:eastAsia="en-US"/>
              </w:rPr>
            </w:pPr>
            <w:r w:rsidRPr="00F43516">
              <w:rPr>
                <w:lang w:eastAsia="en-US"/>
              </w:rPr>
              <w:t>OS</w:t>
            </w:r>
          </w:p>
        </w:tc>
        <w:tc>
          <w:tcPr>
            <w:tcW w:w="5580" w:type="dxa"/>
            <w:noWrap/>
            <w:hideMark/>
          </w:tcPr>
          <w:p w14:paraId="390B057E" w14:textId="4D06CAE1" w:rsidR="00F43516" w:rsidRPr="00F43516" w:rsidRDefault="00511B6F">
            <w:pPr>
              <w:cnfStyle w:val="000000000000" w:firstRow="0" w:lastRow="0" w:firstColumn="0" w:lastColumn="0" w:oddVBand="0" w:evenVBand="0" w:oddHBand="0" w:evenHBand="0" w:firstRowFirstColumn="0" w:firstRowLastColumn="0" w:lastRowFirstColumn="0" w:lastRowLastColumn="0"/>
              <w:rPr>
                <w:lang w:eastAsia="en-US"/>
              </w:rPr>
            </w:pPr>
            <w:r w:rsidRPr="00511B6F">
              <w:rPr>
                <w:lang w:eastAsia="en-US"/>
              </w:rPr>
              <w:t xml:space="preserve">Red hat </w:t>
            </w:r>
            <w:r w:rsidR="00DE07E5" w:rsidRPr="00511B6F">
              <w:rPr>
                <w:lang w:eastAsia="en-US"/>
              </w:rPr>
              <w:t>Enterprise</w:t>
            </w:r>
            <w:r w:rsidRPr="00511B6F">
              <w:rPr>
                <w:lang w:eastAsia="en-US"/>
              </w:rPr>
              <w:t xml:space="preserve"> Linux OS 7.4</w:t>
            </w:r>
          </w:p>
        </w:tc>
      </w:tr>
      <w:tr w:rsidR="00F43516" w:rsidRPr="00F43516" w14:paraId="4B16D2BD"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52C81494" w14:textId="77777777" w:rsidR="00F43516" w:rsidRPr="00F43516" w:rsidRDefault="00F43516">
            <w:pPr>
              <w:rPr>
                <w:lang w:eastAsia="en-US"/>
              </w:rPr>
            </w:pPr>
            <w:r w:rsidRPr="00F43516">
              <w:rPr>
                <w:lang w:eastAsia="en-US"/>
              </w:rPr>
              <w:t>DB</w:t>
            </w:r>
          </w:p>
        </w:tc>
        <w:tc>
          <w:tcPr>
            <w:tcW w:w="5580" w:type="dxa"/>
            <w:noWrap/>
            <w:hideMark/>
          </w:tcPr>
          <w:p w14:paraId="60CA471B" w14:textId="510C694F" w:rsidR="00F43516" w:rsidRPr="00F43516" w:rsidRDefault="00511B6F">
            <w:pPr>
              <w:cnfStyle w:val="000000100000" w:firstRow="0" w:lastRow="0" w:firstColumn="0" w:lastColumn="0" w:oddVBand="0" w:evenVBand="0" w:oddHBand="1" w:evenHBand="0" w:firstRowFirstColumn="0" w:firstRowLastColumn="0" w:lastRowFirstColumn="0" w:lastRowLastColumn="0"/>
              <w:rPr>
                <w:lang w:eastAsia="en-US"/>
              </w:rPr>
            </w:pPr>
            <w:r w:rsidRPr="00511B6F">
              <w:rPr>
                <w:lang w:eastAsia="en-US"/>
              </w:rPr>
              <w:t>MarkLogic Server 9 with VHF</w:t>
            </w:r>
            <w:ins w:id="114" w:author="Nihal Mehdi" w:date="2020-08-12T16:16:00Z">
              <w:r w:rsidR="006F57B0">
                <w:rPr>
                  <w:lang w:eastAsia="en-US"/>
                </w:rPr>
                <w:t>,</w:t>
              </w:r>
              <w:r w:rsidR="006F57B0">
                <w:t xml:space="preserve"> </w:t>
              </w:r>
              <w:r w:rsidR="006F57B0" w:rsidRPr="006F57B0">
                <w:rPr>
                  <w:lang w:eastAsia="en-US"/>
                </w:rPr>
                <w:t>Database Cluster for 3DBs</w:t>
              </w:r>
            </w:ins>
          </w:p>
        </w:tc>
      </w:tr>
      <w:tr w:rsidR="00F43516" w:rsidRPr="00F43516" w14:paraId="4514EB1A"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459F8722" w14:textId="77777777" w:rsidR="00F43516" w:rsidRPr="00F43516" w:rsidRDefault="00F43516">
            <w:pPr>
              <w:rPr>
                <w:lang w:eastAsia="en-US"/>
              </w:rPr>
            </w:pPr>
            <w:r w:rsidRPr="00F43516">
              <w:rPr>
                <w:lang w:eastAsia="en-US"/>
              </w:rPr>
              <w:t>Servers</w:t>
            </w:r>
          </w:p>
        </w:tc>
        <w:tc>
          <w:tcPr>
            <w:tcW w:w="5580" w:type="dxa"/>
            <w:noWrap/>
            <w:hideMark/>
          </w:tcPr>
          <w:p w14:paraId="14100177" w14:textId="59712085" w:rsidR="00F43516" w:rsidRPr="00F43516" w:rsidRDefault="006F6F64">
            <w:pPr>
              <w:cnfStyle w:val="000000000000" w:firstRow="0" w:lastRow="0" w:firstColumn="0" w:lastColumn="0" w:oddVBand="0" w:evenVBand="0" w:oddHBand="0" w:evenHBand="0" w:firstRowFirstColumn="0" w:firstRowLastColumn="0" w:lastRowFirstColumn="0" w:lastRowLastColumn="0"/>
              <w:rPr>
                <w:lang w:eastAsia="en-US"/>
              </w:rPr>
            </w:pPr>
            <w:commentRangeStart w:id="115"/>
            <w:r w:rsidRPr="006F6F64">
              <w:rPr>
                <w:lang w:eastAsia="en-US"/>
              </w:rPr>
              <w:t>19 servers, 5 Landscapes</w:t>
            </w:r>
            <w:commentRangeEnd w:id="115"/>
            <w:r w:rsidR="00692A09">
              <w:rPr>
                <w:rStyle w:val="CommentReference"/>
              </w:rPr>
              <w:commentReference w:id="115"/>
            </w:r>
          </w:p>
        </w:tc>
      </w:tr>
      <w:tr w:rsidR="00F43516" w:rsidRPr="00F43516" w14:paraId="40B0AEBC"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4E8C191D" w14:textId="77777777" w:rsidR="00F43516" w:rsidRPr="00F43516" w:rsidRDefault="00F43516">
            <w:pPr>
              <w:rPr>
                <w:lang w:eastAsia="en-US"/>
              </w:rPr>
            </w:pPr>
            <w:r w:rsidRPr="00F43516">
              <w:rPr>
                <w:lang w:eastAsia="en-US"/>
              </w:rPr>
              <w:t>DR</w:t>
            </w:r>
          </w:p>
        </w:tc>
        <w:tc>
          <w:tcPr>
            <w:tcW w:w="5580" w:type="dxa"/>
            <w:noWrap/>
            <w:hideMark/>
          </w:tcPr>
          <w:p w14:paraId="6FAC511D" w14:textId="756A9058" w:rsidR="00F43516" w:rsidRPr="00F43516" w:rsidRDefault="007C564E">
            <w:pPr>
              <w:cnfStyle w:val="000000100000" w:firstRow="0" w:lastRow="0" w:firstColumn="0" w:lastColumn="0" w:oddVBand="0" w:evenVBand="0" w:oddHBand="1" w:evenHBand="0" w:firstRowFirstColumn="0" w:firstRowLastColumn="0" w:lastRowFirstColumn="0" w:lastRowLastColumn="0"/>
              <w:rPr>
                <w:lang w:eastAsia="en-US"/>
              </w:rPr>
            </w:pPr>
            <w:r w:rsidRPr="007C564E">
              <w:rPr>
                <w:lang w:eastAsia="en-US"/>
              </w:rPr>
              <w:t>Not applicable</w:t>
            </w:r>
          </w:p>
        </w:tc>
      </w:tr>
      <w:tr w:rsidR="00F43516" w:rsidRPr="00F43516" w14:paraId="165F920C"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552C3D09" w14:textId="77777777" w:rsidR="00F43516" w:rsidRPr="00F43516" w:rsidRDefault="00F43516">
            <w:pPr>
              <w:rPr>
                <w:lang w:eastAsia="en-US"/>
              </w:rPr>
            </w:pPr>
            <w:r w:rsidRPr="00F43516">
              <w:rPr>
                <w:lang w:eastAsia="en-US"/>
              </w:rPr>
              <w:t>DR Details</w:t>
            </w:r>
          </w:p>
        </w:tc>
        <w:tc>
          <w:tcPr>
            <w:tcW w:w="5580" w:type="dxa"/>
            <w:noWrap/>
            <w:hideMark/>
          </w:tcPr>
          <w:p w14:paraId="1D2E5AD6" w14:textId="690A3A78" w:rsidR="00F43516" w:rsidRPr="00F43516" w:rsidRDefault="00481826">
            <w:pPr>
              <w:cnfStyle w:val="000000000000" w:firstRow="0" w:lastRow="0" w:firstColumn="0" w:lastColumn="0" w:oddVBand="0" w:evenVBand="0" w:oddHBand="0" w:evenHBand="0" w:firstRowFirstColumn="0" w:firstRowLastColumn="0" w:lastRowFirstColumn="0" w:lastRowLastColumn="0"/>
              <w:rPr>
                <w:lang w:eastAsia="en-US"/>
              </w:rPr>
            </w:pPr>
            <w:r w:rsidRPr="00481826">
              <w:rPr>
                <w:lang w:eastAsia="en-US"/>
              </w:rPr>
              <w:t>DR Capability: No DR Last date:  DR RPO: &lt;= 5 Business Days DR RTO: 3: Medium &lt;5 days</w:t>
            </w:r>
          </w:p>
        </w:tc>
      </w:tr>
      <w:tr w:rsidR="00F43516" w:rsidRPr="00F43516" w14:paraId="5B0E785C" w14:textId="77777777" w:rsidTr="00CA64E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6B7282B7" w14:textId="77777777" w:rsidR="00F43516" w:rsidRPr="00F43516" w:rsidRDefault="00F43516">
            <w:pPr>
              <w:rPr>
                <w:lang w:eastAsia="en-US"/>
              </w:rPr>
            </w:pPr>
            <w:r w:rsidRPr="00F43516">
              <w:rPr>
                <w:lang w:eastAsia="en-US"/>
              </w:rPr>
              <w:t>Dependency</w:t>
            </w:r>
          </w:p>
        </w:tc>
        <w:tc>
          <w:tcPr>
            <w:tcW w:w="5580" w:type="dxa"/>
            <w:noWrap/>
          </w:tcPr>
          <w:p w14:paraId="230D94B4" w14:textId="4CCA8DE8" w:rsidR="00F43516" w:rsidRPr="00F43516" w:rsidRDefault="00481826">
            <w:pPr>
              <w:cnfStyle w:val="000000100000" w:firstRow="0" w:lastRow="0" w:firstColumn="0" w:lastColumn="0" w:oddVBand="0" w:evenVBand="0" w:oddHBand="1" w:evenHBand="0" w:firstRowFirstColumn="0" w:firstRowLastColumn="0" w:lastRowFirstColumn="0" w:lastRowLastColumn="0"/>
              <w:rPr>
                <w:lang w:eastAsia="en-US"/>
              </w:rPr>
            </w:pPr>
            <w:r w:rsidRPr="00481826">
              <w:rPr>
                <w:lang w:eastAsia="en-US"/>
              </w:rPr>
              <w:t>DNS entries, URLs and GBIP datahub connection</w:t>
            </w:r>
          </w:p>
        </w:tc>
      </w:tr>
      <w:tr w:rsidR="00F43516" w:rsidRPr="00F43516" w14:paraId="1E6C3437" w14:textId="77777777" w:rsidTr="007C564E">
        <w:trPr>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552C3963" w14:textId="77777777" w:rsidR="00F43516" w:rsidRPr="00F43516" w:rsidRDefault="00F43516">
            <w:pPr>
              <w:rPr>
                <w:lang w:eastAsia="en-US"/>
              </w:rPr>
            </w:pPr>
            <w:r w:rsidRPr="00F43516">
              <w:rPr>
                <w:lang w:eastAsia="en-US"/>
              </w:rPr>
              <w:t>SLA</w:t>
            </w:r>
          </w:p>
        </w:tc>
        <w:tc>
          <w:tcPr>
            <w:tcW w:w="5580" w:type="dxa"/>
            <w:noWrap/>
          </w:tcPr>
          <w:p w14:paraId="1CA26E3F" w14:textId="35828FB9" w:rsidR="00F43516" w:rsidRPr="00F43516" w:rsidRDefault="00E05AC0">
            <w:pPr>
              <w:cnfStyle w:val="000000000000" w:firstRow="0" w:lastRow="0" w:firstColumn="0" w:lastColumn="0" w:oddVBand="0" w:evenVBand="0" w:oddHBand="0" w:evenHBand="0" w:firstRowFirstColumn="0" w:firstRowLastColumn="0" w:lastRowFirstColumn="0" w:lastRowLastColumn="0"/>
              <w:rPr>
                <w:lang w:eastAsia="en-US"/>
              </w:rPr>
            </w:pPr>
            <w:r w:rsidRPr="00E05AC0">
              <w:rPr>
                <w:lang w:eastAsia="en-US"/>
              </w:rPr>
              <w:t>% Availability &gt; 97.5 % - Business Hrs</w:t>
            </w:r>
          </w:p>
        </w:tc>
      </w:tr>
      <w:tr w:rsidR="00F43516" w:rsidRPr="00F43516" w14:paraId="6B617D5E"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381BE6D7" w14:textId="77777777" w:rsidR="00F43516" w:rsidRPr="00F43516" w:rsidRDefault="00F43516">
            <w:pPr>
              <w:rPr>
                <w:lang w:eastAsia="en-US"/>
              </w:rPr>
            </w:pPr>
            <w:r w:rsidRPr="00F43516">
              <w:rPr>
                <w:lang w:eastAsia="en-US"/>
              </w:rPr>
              <w:t>User Access Method</w:t>
            </w:r>
          </w:p>
        </w:tc>
        <w:tc>
          <w:tcPr>
            <w:tcW w:w="5580" w:type="dxa"/>
            <w:noWrap/>
            <w:hideMark/>
          </w:tcPr>
          <w:p w14:paraId="21739D2D" w14:textId="3132A096" w:rsidR="00F43516" w:rsidRPr="00F43516" w:rsidRDefault="00560F4B">
            <w:pPr>
              <w:cnfStyle w:val="000000100000" w:firstRow="0" w:lastRow="0" w:firstColumn="0" w:lastColumn="0" w:oddVBand="0" w:evenVBand="0" w:oddHBand="1" w:evenHBand="0" w:firstRowFirstColumn="0" w:firstRowLastColumn="0" w:lastRowFirstColumn="0" w:lastRowLastColumn="0"/>
              <w:rPr>
                <w:lang w:eastAsia="en-US"/>
              </w:rPr>
            </w:pPr>
            <w:r w:rsidRPr="00560F4B">
              <w:rPr>
                <w:lang w:eastAsia="en-US"/>
              </w:rPr>
              <w:t>Browser</w:t>
            </w:r>
          </w:p>
        </w:tc>
      </w:tr>
      <w:tr w:rsidR="00F43516" w:rsidRPr="00F43516" w14:paraId="2715209E"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16137DEE" w14:textId="77777777" w:rsidR="00F43516" w:rsidRPr="00F43516" w:rsidRDefault="00F43516">
            <w:pPr>
              <w:rPr>
                <w:lang w:eastAsia="en-US"/>
              </w:rPr>
            </w:pPr>
            <w:r w:rsidRPr="00F43516">
              <w:rPr>
                <w:lang w:eastAsia="en-US"/>
              </w:rPr>
              <w:t>Vendor</w:t>
            </w:r>
          </w:p>
        </w:tc>
        <w:tc>
          <w:tcPr>
            <w:tcW w:w="5580" w:type="dxa"/>
            <w:noWrap/>
            <w:hideMark/>
          </w:tcPr>
          <w:p w14:paraId="04D2D3D4" w14:textId="747531F7" w:rsidR="00F43516" w:rsidRPr="00F43516" w:rsidRDefault="00E05AC0">
            <w:pPr>
              <w:cnfStyle w:val="000000000000" w:firstRow="0" w:lastRow="0" w:firstColumn="0" w:lastColumn="0" w:oddVBand="0" w:evenVBand="0" w:oddHBand="0" w:evenHBand="0" w:firstRowFirstColumn="0" w:firstRowLastColumn="0" w:lastRowFirstColumn="0" w:lastRowLastColumn="0"/>
              <w:rPr>
                <w:lang w:eastAsia="en-US"/>
              </w:rPr>
            </w:pPr>
            <w:r w:rsidRPr="00E05AC0">
              <w:rPr>
                <w:lang w:eastAsia="en-US"/>
              </w:rPr>
              <w:t>Custom built by Sopra Steria , MarkLogic , Fonto</w:t>
            </w:r>
          </w:p>
        </w:tc>
      </w:tr>
      <w:tr w:rsidR="00F43516" w:rsidRPr="00F43516" w14:paraId="2883FC1B"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70911481" w14:textId="77777777" w:rsidR="00F43516" w:rsidRPr="00F43516" w:rsidRDefault="00F43516">
            <w:pPr>
              <w:rPr>
                <w:lang w:eastAsia="en-US"/>
              </w:rPr>
            </w:pPr>
            <w:r w:rsidRPr="00F43516">
              <w:rPr>
                <w:lang w:eastAsia="en-US"/>
              </w:rPr>
              <w:lastRenderedPageBreak/>
              <w:t>Customization</w:t>
            </w:r>
          </w:p>
        </w:tc>
        <w:tc>
          <w:tcPr>
            <w:tcW w:w="5580" w:type="dxa"/>
            <w:noWrap/>
            <w:hideMark/>
          </w:tcPr>
          <w:p w14:paraId="08CC812B" w14:textId="2CA1FA4C" w:rsidR="00F43516" w:rsidRPr="00F43516" w:rsidRDefault="00E05AC0">
            <w:pPr>
              <w:cnfStyle w:val="000000100000" w:firstRow="0" w:lastRow="0" w:firstColumn="0" w:lastColumn="0" w:oddVBand="0" w:evenVBand="0" w:oddHBand="1" w:evenHBand="0" w:firstRowFirstColumn="0" w:firstRowLastColumn="0" w:lastRowFirstColumn="0" w:lastRowLastColumn="0"/>
              <w:rPr>
                <w:lang w:eastAsia="en-US"/>
              </w:rPr>
            </w:pPr>
            <w:r w:rsidRPr="00E05AC0">
              <w:rPr>
                <w:lang w:eastAsia="en-US"/>
              </w:rPr>
              <w:t>High/Custom Built ( &gt; 50%)</w:t>
            </w:r>
          </w:p>
        </w:tc>
      </w:tr>
      <w:tr w:rsidR="00F43516" w:rsidRPr="00F43516" w14:paraId="2126BDDF"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6A6B5519" w14:textId="77777777" w:rsidR="00F43516" w:rsidRPr="00F43516" w:rsidRDefault="00F43516">
            <w:pPr>
              <w:rPr>
                <w:lang w:eastAsia="en-US"/>
              </w:rPr>
            </w:pPr>
            <w:r w:rsidRPr="00F43516">
              <w:rPr>
                <w:lang w:eastAsia="en-US"/>
              </w:rPr>
              <w:t>Architecture</w:t>
            </w:r>
          </w:p>
        </w:tc>
        <w:tc>
          <w:tcPr>
            <w:tcW w:w="5580" w:type="dxa"/>
            <w:noWrap/>
            <w:hideMark/>
          </w:tcPr>
          <w:p w14:paraId="32AC9040" w14:textId="05D3B44C" w:rsidR="00F43516" w:rsidRPr="00F43516" w:rsidRDefault="00E05AC0">
            <w:pPr>
              <w:cnfStyle w:val="000000000000" w:firstRow="0" w:lastRow="0" w:firstColumn="0" w:lastColumn="0" w:oddVBand="0" w:evenVBand="0" w:oddHBand="0" w:evenHBand="0" w:firstRowFirstColumn="0" w:firstRowLastColumn="0" w:lastRowFirstColumn="0" w:lastRowLastColumn="0"/>
              <w:rPr>
                <w:lang w:eastAsia="en-US"/>
              </w:rPr>
            </w:pPr>
            <w:r w:rsidRPr="00E05AC0">
              <w:rPr>
                <w:lang w:eastAsia="en-US"/>
              </w:rPr>
              <w:t>Client Server Based N Tier and Web Based client</w:t>
            </w:r>
          </w:p>
        </w:tc>
      </w:tr>
      <w:tr w:rsidR="00F43516" w:rsidRPr="00F43516" w14:paraId="6EEC8054"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664EC696" w14:textId="77777777" w:rsidR="00F43516" w:rsidRPr="00F43516" w:rsidRDefault="00F43516">
            <w:pPr>
              <w:rPr>
                <w:lang w:eastAsia="en-US"/>
              </w:rPr>
            </w:pPr>
            <w:r w:rsidRPr="00F43516">
              <w:rPr>
                <w:lang w:eastAsia="en-US"/>
              </w:rPr>
              <w:t>License Model</w:t>
            </w:r>
          </w:p>
        </w:tc>
        <w:tc>
          <w:tcPr>
            <w:tcW w:w="5580" w:type="dxa"/>
            <w:noWrap/>
            <w:hideMark/>
          </w:tcPr>
          <w:p w14:paraId="772559A2" w14:textId="04DAF07C" w:rsidR="00F43516" w:rsidRPr="00F43516" w:rsidRDefault="00195E5E">
            <w:pPr>
              <w:cnfStyle w:val="000000100000" w:firstRow="0" w:lastRow="0" w:firstColumn="0" w:lastColumn="0" w:oddVBand="0" w:evenVBand="0" w:oddHBand="1" w:evenHBand="0" w:firstRowFirstColumn="0" w:firstRowLastColumn="0" w:lastRowFirstColumn="0" w:lastRowLastColumn="0"/>
              <w:rPr>
                <w:lang w:eastAsia="en-US"/>
              </w:rPr>
            </w:pPr>
            <w:r w:rsidRPr="00195E5E">
              <w:rPr>
                <w:lang w:eastAsia="en-US"/>
              </w:rPr>
              <w:t>Linces with Fonto and DocuSign</w:t>
            </w:r>
          </w:p>
        </w:tc>
      </w:tr>
      <w:tr w:rsidR="00F43516" w:rsidRPr="00F43516" w14:paraId="4C3E969D"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020406B0" w14:textId="77777777" w:rsidR="00F43516" w:rsidRPr="00F43516" w:rsidRDefault="00F43516">
            <w:pPr>
              <w:rPr>
                <w:lang w:eastAsia="en-US"/>
              </w:rPr>
            </w:pPr>
            <w:r w:rsidRPr="00F43516">
              <w:rPr>
                <w:lang w:eastAsia="en-US"/>
              </w:rPr>
              <w:t>Batch</w:t>
            </w:r>
          </w:p>
        </w:tc>
        <w:tc>
          <w:tcPr>
            <w:tcW w:w="5580" w:type="dxa"/>
            <w:noWrap/>
            <w:hideMark/>
          </w:tcPr>
          <w:p w14:paraId="6F813E44" w14:textId="400F4B01" w:rsidR="00F43516" w:rsidRPr="00F43516" w:rsidRDefault="00870204">
            <w:pPr>
              <w:cnfStyle w:val="000000000000" w:firstRow="0" w:lastRow="0" w:firstColumn="0" w:lastColumn="0" w:oddVBand="0" w:evenVBand="0" w:oddHBand="0" w:evenHBand="0" w:firstRowFirstColumn="0" w:firstRowLastColumn="0" w:lastRowFirstColumn="0" w:lastRowLastColumn="0"/>
              <w:rPr>
                <w:lang w:eastAsia="en-US"/>
              </w:rPr>
            </w:pPr>
            <w:r w:rsidRPr="00870204">
              <w:rPr>
                <w:lang w:eastAsia="en-US"/>
              </w:rPr>
              <w:t>MarkLogic background jobs</w:t>
            </w:r>
          </w:p>
        </w:tc>
      </w:tr>
      <w:tr w:rsidR="00F43516" w:rsidRPr="00F43516" w14:paraId="12C06D11"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1824E2C6" w14:textId="77777777" w:rsidR="00F43516" w:rsidRPr="00F43516" w:rsidRDefault="00F43516">
            <w:pPr>
              <w:rPr>
                <w:lang w:eastAsia="en-US"/>
              </w:rPr>
            </w:pPr>
            <w:r w:rsidRPr="00F43516">
              <w:rPr>
                <w:lang w:eastAsia="en-US"/>
              </w:rPr>
              <w:t>SOX+GxP</w:t>
            </w:r>
          </w:p>
        </w:tc>
        <w:tc>
          <w:tcPr>
            <w:tcW w:w="5580" w:type="dxa"/>
            <w:noWrap/>
            <w:hideMark/>
          </w:tcPr>
          <w:p w14:paraId="5A1C8252" w14:textId="23B70B07" w:rsidR="00F43516" w:rsidRPr="00F43516" w:rsidRDefault="00F43516">
            <w:pPr>
              <w:cnfStyle w:val="000000100000" w:firstRow="0" w:lastRow="0" w:firstColumn="0" w:lastColumn="0" w:oddVBand="0" w:evenVBand="0" w:oddHBand="1" w:evenHBand="0" w:firstRowFirstColumn="0" w:firstRowLastColumn="0" w:lastRowFirstColumn="0" w:lastRowLastColumn="0"/>
              <w:rPr>
                <w:lang w:eastAsia="en-US"/>
              </w:rPr>
            </w:pPr>
            <w:r w:rsidRPr="00F43516">
              <w:rPr>
                <w:lang w:eastAsia="en-US"/>
              </w:rPr>
              <w:t>No</w:t>
            </w:r>
            <w:r w:rsidR="007C564E">
              <w:rPr>
                <w:lang w:eastAsia="en-US"/>
              </w:rPr>
              <w:t>+</w:t>
            </w:r>
            <w:r w:rsidR="00870204">
              <w:rPr>
                <w:lang w:eastAsia="en-US"/>
              </w:rPr>
              <w:t>Yes</w:t>
            </w:r>
          </w:p>
        </w:tc>
      </w:tr>
      <w:tr w:rsidR="00F43516" w:rsidRPr="00F43516" w14:paraId="5C306197"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hideMark/>
          </w:tcPr>
          <w:p w14:paraId="7B24E084" w14:textId="77777777" w:rsidR="00F43516" w:rsidRPr="00F43516" w:rsidRDefault="00F43516">
            <w:pPr>
              <w:rPr>
                <w:lang w:eastAsia="en-US"/>
              </w:rPr>
            </w:pPr>
            <w:r w:rsidRPr="00F43516">
              <w:rPr>
                <w:lang w:eastAsia="en-US"/>
              </w:rPr>
              <w:t xml:space="preserve">Multi </w:t>
            </w:r>
            <w:r w:rsidRPr="00F43516">
              <w:rPr>
                <w:lang w:eastAsia="en-US"/>
              </w:rPr>
              <w:br/>
              <w:t>Lingual</w:t>
            </w:r>
          </w:p>
        </w:tc>
        <w:tc>
          <w:tcPr>
            <w:tcW w:w="5580" w:type="dxa"/>
            <w:noWrap/>
            <w:hideMark/>
          </w:tcPr>
          <w:p w14:paraId="50C622C3" w14:textId="1A1179B9" w:rsidR="00F43516" w:rsidRPr="00F43516" w:rsidRDefault="003A678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No</w:t>
            </w:r>
          </w:p>
        </w:tc>
      </w:tr>
      <w:tr w:rsidR="00F43516" w:rsidRPr="00F43516" w14:paraId="4B52ECFD"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471CB406" w14:textId="77777777" w:rsidR="00F43516" w:rsidRPr="00F43516" w:rsidRDefault="00F43516">
            <w:pPr>
              <w:rPr>
                <w:lang w:eastAsia="en-US"/>
              </w:rPr>
            </w:pPr>
            <w:r w:rsidRPr="00F43516">
              <w:rPr>
                <w:lang w:eastAsia="en-US"/>
              </w:rPr>
              <w:t>Certificates</w:t>
            </w:r>
          </w:p>
        </w:tc>
        <w:tc>
          <w:tcPr>
            <w:tcW w:w="5580" w:type="dxa"/>
            <w:noWrap/>
            <w:hideMark/>
          </w:tcPr>
          <w:p w14:paraId="33331FAD" w14:textId="64BE5ECF" w:rsidR="00F43516" w:rsidRPr="00F43516" w:rsidRDefault="00870204">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Yes</w:t>
            </w:r>
          </w:p>
        </w:tc>
      </w:tr>
      <w:tr w:rsidR="00F43516" w:rsidRPr="00F43516" w14:paraId="7B41EE60" w14:textId="77777777" w:rsidTr="00571BB3">
        <w:trPr>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475A8824" w14:textId="77777777" w:rsidR="00F43516" w:rsidRPr="00F43516" w:rsidRDefault="00F43516">
            <w:pPr>
              <w:rPr>
                <w:lang w:eastAsia="en-US"/>
              </w:rPr>
            </w:pPr>
            <w:r w:rsidRPr="00F43516">
              <w:rPr>
                <w:lang w:eastAsia="en-US"/>
              </w:rPr>
              <w:t>Technology</w:t>
            </w:r>
          </w:p>
        </w:tc>
        <w:tc>
          <w:tcPr>
            <w:tcW w:w="5580" w:type="dxa"/>
            <w:noWrap/>
            <w:hideMark/>
          </w:tcPr>
          <w:p w14:paraId="7725ABEF" w14:textId="2BC57F98" w:rsidR="00F43516" w:rsidRPr="00F43516" w:rsidRDefault="00915BA6">
            <w:pPr>
              <w:cnfStyle w:val="000000000000" w:firstRow="0" w:lastRow="0" w:firstColumn="0" w:lastColumn="0" w:oddVBand="0" w:evenVBand="0" w:oddHBand="0" w:evenHBand="0" w:firstRowFirstColumn="0" w:firstRowLastColumn="0" w:lastRowFirstColumn="0" w:lastRowLastColumn="0"/>
              <w:rPr>
                <w:lang w:eastAsia="en-US"/>
              </w:rPr>
            </w:pPr>
            <w:r w:rsidRPr="00915BA6">
              <w:rPr>
                <w:lang w:eastAsia="en-US"/>
              </w:rPr>
              <w:t>Internet Browser Based-UI is accessed through an Internet browser</w:t>
            </w:r>
          </w:p>
        </w:tc>
      </w:tr>
      <w:tr w:rsidR="00F43516" w:rsidRPr="00F43516" w14:paraId="117BC90A" w14:textId="77777777" w:rsidTr="00571BB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500" w:type="dxa"/>
            <w:noWrap/>
            <w:hideMark/>
          </w:tcPr>
          <w:p w14:paraId="2B62D123" w14:textId="77777777" w:rsidR="00F43516" w:rsidRPr="00F43516" w:rsidRDefault="00F43516">
            <w:pPr>
              <w:rPr>
                <w:lang w:eastAsia="en-US"/>
              </w:rPr>
            </w:pPr>
            <w:r w:rsidRPr="00F43516">
              <w:rPr>
                <w:lang w:eastAsia="en-US"/>
              </w:rPr>
              <w:t>Region</w:t>
            </w:r>
          </w:p>
        </w:tc>
        <w:tc>
          <w:tcPr>
            <w:tcW w:w="5580" w:type="dxa"/>
            <w:hideMark/>
          </w:tcPr>
          <w:p w14:paraId="08FDF3BA" w14:textId="2E7A1DF3" w:rsidR="00F43516" w:rsidRPr="00F43516" w:rsidRDefault="002F5D6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USA</w:t>
            </w:r>
            <w:r w:rsidR="004A20DE">
              <w:rPr>
                <w:lang w:eastAsia="en-US"/>
              </w:rPr>
              <w:t>, EU, APAC</w:t>
            </w:r>
          </w:p>
        </w:tc>
      </w:tr>
    </w:tbl>
    <w:p w14:paraId="30D1DE2D" w14:textId="6B12CA18" w:rsidR="00447A82" w:rsidRPr="00447A82" w:rsidRDefault="00C14111" w:rsidP="00571BB3">
      <w:pPr>
        <w:pStyle w:val="Heading1"/>
        <w:ind w:left="-900"/>
      </w:pPr>
      <w:r>
        <w:t xml:space="preserve">High Level </w:t>
      </w:r>
      <w:r w:rsidR="003919EB">
        <w:t>Treatment</w:t>
      </w:r>
      <w:r w:rsidR="00CE0A00">
        <w:t xml:space="preserve"> </w:t>
      </w:r>
    </w:p>
    <w:tbl>
      <w:tblPr>
        <w:tblStyle w:val="MediumGrid3-Accent6"/>
        <w:tblW w:w="10080" w:type="dxa"/>
        <w:tblInd w:w="-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20"/>
        <w:gridCol w:w="9360"/>
      </w:tblGrid>
      <w:tr w:rsidR="0091501D" w14:paraId="49D17034" w14:textId="77777777" w:rsidTr="0091501D">
        <w:trPr>
          <w:cnfStyle w:val="100000000000" w:firstRow="1" w:lastRow="0" w:firstColumn="0" w:lastColumn="0" w:oddVBand="0" w:evenVBand="0" w:oddHBand="0" w:evenHBand="0" w:firstRowFirstColumn="0" w:firstRowLastColumn="0" w:lastRowFirstColumn="0" w:lastRowLastColumn="0"/>
          <w:cantSplit/>
          <w:tblHeader/>
          <w:ins w:id="116" w:author="Balavardhiraju Pottella" w:date="2020-08-26T00:04:00Z"/>
        </w:trPr>
        <w:tc>
          <w:tcPr>
            <w:tcW w:w="720" w:type="dxa"/>
            <w:hideMark/>
          </w:tcPr>
          <w:p w14:paraId="06E82D88" w14:textId="77777777" w:rsidR="0091501D" w:rsidRDefault="0091501D" w:rsidP="0098498B">
            <w:pPr>
              <w:rPr>
                <w:ins w:id="117" w:author="Balavardhiraju Pottella" w:date="2020-08-26T00:04:00Z"/>
                <w:lang w:eastAsia="en-US"/>
              </w:rPr>
            </w:pPr>
            <w:ins w:id="118" w:author="Balavardhiraju Pottella" w:date="2020-08-26T00:04:00Z">
              <w:r>
                <w:rPr>
                  <w:lang w:eastAsia="en-US"/>
                </w:rPr>
                <w:t>#</w:t>
              </w:r>
            </w:ins>
          </w:p>
        </w:tc>
        <w:tc>
          <w:tcPr>
            <w:tcW w:w="9360" w:type="dxa"/>
            <w:hideMark/>
          </w:tcPr>
          <w:p w14:paraId="14277C1F" w14:textId="77777777" w:rsidR="0091501D" w:rsidRDefault="0091501D" w:rsidP="0098498B">
            <w:pPr>
              <w:rPr>
                <w:ins w:id="119" w:author="Balavardhiraju Pottella" w:date="2020-08-26T00:04:00Z"/>
                <w:lang w:eastAsia="en-US"/>
              </w:rPr>
            </w:pPr>
            <w:ins w:id="120" w:author="Balavardhiraju Pottella" w:date="2020-08-26T00:04:00Z">
              <w:r>
                <w:rPr>
                  <w:lang w:eastAsia="en-US"/>
                </w:rPr>
                <w:t>Treatment Steps</w:t>
              </w:r>
            </w:ins>
          </w:p>
        </w:tc>
      </w:tr>
      <w:tr w:rsidR="0091501D" w14:paraId="24B4778B" w14:textId="77777777" w:rsidTr="0091501D">
        <w:trPr>
          <w:cantSplit/>
          <w:ins w:id="121" w:author="Balavardhiraju Pottella" w:date="2020-08-26T00:04:00Z"/>
        </w:trPr>
        <w:tc>
          <w:tcPr>
            <w:tcW w:w="10080" w:type="dxa"/>
            <w:gridSpan w:val="2"/>
            <w:tcBorders>
              <w:top w:val="single" w:sz="4" w:space="0" w:color="auto"/>
              <w:left w:val="single" w:sz="4" w:space="0" w:color="auto"/>
              <w:bottom w:val="single" w:sz="4" w:space="0" w:color="auto"/>
              <w:right w:val="single" w:sz="4" w:space="0" w:color="auto"/>
            </w:tcBorders>
            <w:hideMark/>
          </w:tcPr>
          <w:p w14:paraId="02CA448D" w14:textId="77777777" w:rsidR="0091501D" w:rsidRPr="00C727EE" w:rsidRDefault="0091501D" w:rsidP="0098498B">
            <w:pPr>
              <w:rPr>
                <w:ins w:id="122" w:author="Balavardhiraju Pottella" w:date="2020-08-26T00:04:00Z"/>
                <w:b/>
                <w:bCs/>
                <w:sz w:val="20"/>
                <w:szCs w:val="20"/>
                <w:lang w:eastAsia="en-US"/>
              </w:rPr>
            </w:pPr>
            <w:ins w:id="123" w:author="Balavardhiraju Pottella" w:date="2020-08-26T00:04:00Z">
              <w:r>
                <w:rPr>
                  <w:b/>
                  <w:bCs/>
                  <w:sz w:val="20"/>
                  <w:szCs w:val="20"/>
                  <w:lang w:eastAsia="en-US"/>
                </w:rPr>
                <w:t>Pre-Migration</w:t>
              </w:r>
            </w:ins>
          </w:p>
        </w:tc>
      </w:tr>
      <w:tr w:rsidR="0091501D" w14:paraId="383778F6" w14:textId="77777777" w:rsidTr="0091501D">
        <w:trPr>
          <w:cantSplit/>
          <w:ins w:id="124"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3A5ACA51" w14:textId="77777777" w:rsidR="0091501D" w:rsidRDefault="0091501D" w:rsidP="0098498B">
            <w:pPr>
              <w:rPr>
                <w:ins w:id="125" w:author="Balavardhiraju Pottella" w:date="2020-08-26T00:04:00Z"/>
                <w:lang w:eastAsia="en-US"/>
              </w:rPr>
            </w:pPr>
            <w:ins w:id="126" w:author="Balavardhiraju Pottella" w:date="2020-08-26T00:04:00Z">
              <w:r>
                <w:rPr>
                  <w:lang w:eastAsia="en-US"/>
                </w:rPr>
                <w:t>a</w:t>
              </w:r>
            </w:ins>
          </w:p>
        </w:tc>
        <w:tc>
          <w:tcPr>
            <w:tcW w:w="9360" w:type="dxa"/>
            <w:tcBorders>
              <w:top w:val="single" w:sz="4" w:space="0" w:color="auto"/>
              <w:left w:val="single" w:sz="4" w:space="0" w:color="auto"/>
              <w:bottom w:val="single" w:sz="4" w:space="0" w:color="auto"/>
              <w:right w:val="single" w:sz="4" w:space="0" w:color="auto"/>
            </w:tcBorders>
          </w:tcPr>
          <w:p w14:paraId="48106675" w14:textId="77777777" w:rsidR="0091501D" w:rsidRPr="00A25D4E" w:rsidRDefault="0091501D" w:rsidP="0098498B">
            <w:pPr>
              <w:rPr>
                <w:ins w:id="127" w:author="Balavardhiraju Pottella" w:date="2020-08-26T00:04:00Z"/>
                <w:lang w:eastAsia="en-US"/>
              </w:rPr>
            </w:pPr>
            <w:ins w:id="128" w:author="Balavardhiraju Pottella" w:date="2020-08-26T00:04:00Z">
              <w:r w:rsidRPr="007A54AF">
                <w:rPr>
                  <w:lang w:eastAsia="en-US"/>
                </w:rPr>
                <w:t>Infra related requirement gathering from App teams</w:t>
              </w:r>
            </w:ins>
          </w:p>
        </w:tc>
      </w:tr>
      <w:tr w:rsidR="0091501D" w14:paraId="72D734A2" w14:textId="77777777" w:rsidTr="0091501D">
        <w:trPr>
          <w:cantSplit/>
          <w:ins w:id="129"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432842C5" w14:textId="77777777" w:rsidR="0091501D" w:rsidRDefault="0091501D" w:rsidP="0098498B">
            <w:pPr>
              <w:rPr>
                <w:ins w:id="130" w:author="Balavardhiraju Pottella" w:date="2020-08-26T00:04:00Z"/>
                <w:lang w:eastAsia="en-US"/>
              </w:rPr>
            </w:pPr>
            <w:ins w:id="131" w:author="Balavardhiraju Pottella" w:date="2020-08-26T00:04:00Z">
              <w:r>
                <w:rPr>
                  <w:lang w:eastAsia="en-US"/>
                </w:rPr>
                <w:t>b</w:t>
              </w:r>
            </w:ins>
          </w:p>
        </w:tc>
        <w:tc>
          <w:tcPr>
            <w:tcW w:w="9360" w:type="dxa"/>
            <w:tcBorders>
              <w:top w:val="single" w:sz="4" w:space="0" w:color="auto"/>
              <w:left w:val="single" w:sz="4" w:space="0" w:color="auto"/>
              <w:bottom w:val="single" w:sz="4" w:space="0" w:color="auto"/>
              <w:right w:val="single" w:sz="4" w:space="0" w:color="auto"/>
            </w:tcBorders>
          </w:tcPr>
          <w:p w14:paraId="7A964B64" w14:textId="77777777" w:rsidR="0091501D" w:rsidRPr="007A54AF" w:rsidRDefault="0091501D" w:rsidP="0098498B">
            <w:pPr>
              <w:rPr>
                <w:ins w:id="132" w:author="Balavardhiraju Pottella" w:date="2020-08-26T00:04:00Z"/>
                <w:lang w:eastAsia="en-US"/>
              </w:rPr>
            </w:pPr>
            <w:ins w:id="133" w:author="Balavardhiraju Pottella" w:date="2020-08-26T00:04:00Z">
              <w:r w:rsidRPr="007A54AF">
                <w:rPr>
                  <w:lang w:eastAsia="en-US"/>
                </w:rPr>
                <w:t>Target Platform Readiness validation</w:t>
              </w:r>
            </w:ins>
          </w:p>
        </w:tc>
      </w:tr>
      <w:tr w:rsidR="0091501D" w14:paraId="6AD81C5C" w14:textId="77777777" w:rsidTr="0091501D">
        <w:trPr>
          <w:cantSplit/>
          <w:ins w:id="134"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450B2E0D" w14:textId="77777777" w:rsidR="0091501D" w:rsidRDefault="0091501D" w:rsidP="0098498B">
            <w:pPr>
              <w:rPr>
                <w:ins w:id="135" w:author="Balavardhiraju Pottella" w:date="2020-08-26T00:04:00Z"/>
                <w:lang w:eastAsia="en-US"/>
              </w:rPr>
            </w:pPr>
            <w:ins w:id="136" w:author="Balavardhiraju Pottella" w:date="2020-08-26T00:04:00Z">
              <w:r>
                <w:rPr>
                  <w:lang w:eastAsia="en-US"/>
                </w:rPr>
                <w:t>c</w:t>
              </w:r>
            </w:ins>
          </w:p>
        </w:tc>
        <w:tc>
          <w:tcPr>
            <w:tcW w:w="9360" w:type="dxa"/>
            <w:tcBorders>
              <w:top w:val="single" w:sz="4" w:space="0" w:color="auto"/>
              <w:left w:val="single" w:sz="4" w:space="0" w:color="auto"/>
              <w:bottom w:val="single" w:sz="4" w:space="0" w:color="auto"/>
              <w:right w:val="single" w:sz="4" w:space="0" w:color="auto"/>
            </w:tcBorders>
          </w:tcPr>
          <w:p w14:paraId="58F284A9" w14:textId="77777777" w:rsidR="0091501D" w:rsidRPr="007A54AF" w:rsidRDefault="0091501D" w:rsidP="0098498B">
            <w:pPr>
              <w:rPr>
                <w:ins w:id="137" w:author="Balavardhiraju Pottella" w:date="2020-08-26T00:04:00Z"/>
                <w:lang w:eastAsia="en-US"/>
              </w:rPr>
            </w:pPr>
            <w:ins w:id="138" w:author="Balavardhiraju Pottella" w:date="2020-08-26T00:04:00Z">
              <w:r w:rsidRPr="007A54AF">
                <w:rPr>
                  <w:lang w:eastAsia="en-US"/>
                </w:rPr>
                <w:t>Mitigation on any shortfall in readiness</w:t>
              </w:r>
            </w:ins>
          </w:p>
        </w:tc>
      </w:tr>
      <w:tr w:rsidR="0091501D" w14:paraId="2473448A" w14:textId="77777777" w:rsidTr="0091501D">
        <w:trPr>
          <w:cantSplit/>
          <w:ins w:id="139"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7FC4F4DF" w14:textId="77777777" w:rsidR="0091501D" w:rsidRDefault="0091501D" w:rsidP="0098498B">
            <w:pPr>
              <w:rPr>
                <w:ins w:id="140" w:author="Balavardhiraju Pottella" w:date="2020-08-26T00:04:00Z"/>
                <w:lang w:eastAsia="en-US"/>
              </w:rPr>
            </w:pPr>
            <w:ins w:id="141" w:author="Balavardhiraju Pottella" w:date="2020-08-26T00:04:00Z">
              <w:r>
                <w:rPr>
                  <w:lang w:eastAsia="en-US"/>
                </w:rPr>
                <w:t>d</w:t>
              </w:r>
            </w:ins>
          </w:p>
        </w:tc>
        <w:tc>
          <w:tcPr>
            <w:tcW w:w="9360" w:type="dxa"/>
            <w:tcBorders>
              <w:top w:val="single" w:sz="4" w:space="0" w:color="auto"/>
              <w:left w:val="single" w:sz="4" w:space="0" w:color="auto"/>
              <w:bottom w:val="single" w:sz="4" w:space="0" w:color="auto"/>
              <w:right w:val="single" w:sz="4" w:space="0" w:color="auto"/>
            </w:tcBorders>
          </w:tcPr>
          <w:p w14:paraId="41F30E2A" w14:textId="77777777" w:rsidR="0091501D" w:rsidRPr="007A54AF" w:rsidRDefault="0091501D" w:rsidP="0098498B">
            <w:pPr>
              <w:rPr>
                <w:ins w:id="142" w:author="Balavardhiraju Pottella" w:date="2020-08-26T00:04:00Z"/>
                <w:lang w:eastAsia="en-US"/>
              </w:rPr>
            </w:pPr>
            <w:ins w:id="143" w:author="Balavardhiraju Pottella" w:date="2020-08-26T00:04:00Z">
              <w:r w:rsidRPr="007A54AF">
                <w:rPr>
                  <w:lang w:eastAsia="en-US"/>
                </w:rPr>
                <w:t>Pre-Migration Evidence Collection (VM)</w:t>
              </w:r>
            </w:ins>
          </w:p>
        </w:tc>
      </w:tr>
      <w:tr w:rsidR="0091501D" w14:paraId="13C364B7" w14:textId="77777777" w:rsidTr="0091501D">
        <w:trPr>
          <w:cantSplit/>
          <w:ins w:id="144"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75192F75" w14:textId="77777777" w:rsidR="0091501D" w:rsidRDefault="0091501D" w:rsidP="0098498B">
            <w:pPr>
              <w:rPr>
                <w:ins w:id="145" w:author="Balavardhiraju Pottella" w:date="2020-08-26T00:04:00Z"/>
                <w:lang w:eastAsia="en-US"/>
              </w:rPr>
            </w:pPr>
            <w:ins w:id="146" w:author="Balavardhiraju Pottella" w:date="2020-08-26T00:04:00Z">
              <w:r>
                <w:rPr>
                  <w:lang w:eastAsia="en-US"/>
                </w:rPr>
                <w:t>e</w:t>
              </w:r>
            </w:ins>
          </w:p>
        </w:tc>
        <w:tc>
          <w:tcPr>
            <w:tcW w:w="9360" w:type="dxa"/>
            <w:tcBorders>
              <w:top w:val="single" w:sz="4" w:space="0" w:color="auto"/>
              <w:left w:val="single" w:sz="4" w:space="0" w:color="auto"/>
              <w:bottom w:val="single" w:sz="4" w:space="0" w:color="auto"/>
              <w:right w:val="single" w:sz="4" w:space="0" w:color="auto"/>
            </w:tcBorders>
          </w:tcPr>
          <w:p w14:paraId="623E86B9" w14:textId="77777777" w:rsidR="0091501D" w:rsidRPr="007A54AF" w:rsidRDefault="0091501D" w:rsidP="0098498B">
            <w:pPr>
              <w:rPr>
                <w:ins w:id="147" w:author="Balavardhiraju Pottella" w:date="2020-08-26T00:04:00Z"/>
                <w:lang w:eastAsia="en-US"/>
              </w:rPr>
            </w:pPr>
            <w:ins w:id="148" w:author="Balavardhiraju Pottella" w:date="2020-08-26T00:04:00Z">
              <w:r w:rsidRPr="007A54AF">
                <w:rPr>
                  <w:lang w:eastAsia="en-US"/>
                </w:rPr>
                <w:t>Pre-Migration Meta data Collection (VM)</w:t>
              </w:r>
            </w:ins>
          </w:p>
        </w:tc>
      </w:tr>
      <w:tr w:rsidR="0091501D" w14:paraId="1298015B" w14:textId="77777777" w:rsidTr="0091501D">
        <w:trPr>
          <w:cantSplit/>
          <w:ins w:id="149"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49FB7D79" w14:textId="77777777" w:rsidR="0091501D" w:rsidRDefault="0091501D" w:rsidP="0098498B">
            <w:pPr>
              <w:rPr>
                <w:ins w:id="150" w:author="Balavardhiraju Pottella" w:date="2020-08-26T00:04:00Z"/>
                <w:lang w:eastAsia="en-US"/>
              </w:rPr>
            </w:pPr>
            <w:ins w:id="151" w:author="Balavardhiraju Pottella" w:date="2020-08-26T00:04:00Z">
              <w:r>
                <w:rPr>
                  <w:lang w:eastAsia="en-US"/>
                </w:rPr>
                <w:t>f</w:t>
              </w:r>
            </w:ins>
          </w:p>
        </w:tc>
        <w:tc>
          <w:tcPr>
            <w:tcW w:w="9360" w:type="dxa"/>
            <w:tcBorders>
              <w:top w:val="single" w:sz="4" w:space="0" w:color="auto"/>
              <w:left w:val="single" w:sz="4" w:space="0" w:color="auto"/>
              <w:bottom w:val="single" w:sz="4" w:space="0" w:color="auto"/>
              <w:right w:val="single" w:sz="4" w:space="0" w:color="auto"/>
            </w:tcBorders>
          </w:tcPr>
          <w:p w14:paraId="50095F40" w14:textId="77777777" w:rsidR="0091501D" w:rsidRPr="007A54AF" w:rsidRDefault="0091501D" w:rsidP="0098498B">
            <w:pPr>
              <w:rPr>
                <w:ins w:id="152" w:author="Balavardhiraju Pottella" w:date="2020-08-26T00:04:00Z"/>
                <w:lang w:eastAsia="en-US"/>
              </w:rPr>
            </w:pPr>
            <w:ins w:id="153" w:author="Balavardhiraju Pottella" w:date="2020-08-26T00:04:00Z">
              <w:r w:rsidRPr="007A54AF">
                <w:rPr>
                  <w:lang w:eastAsia="en-US"/>
                </w:rPr>
                <w:t>Setup Initial VM replication to Azure using Azure Migrate (Data Replication)</w:t>
              </w:r>
            </w:ins>
          </w:p>
        </w:tc>
      </w:tr>
      <w:tr w:rsidR="0091501D" w14:paraId="748F6C16" w14:textId="77777777" w:rsidTr="0091501D">
        <w:trPr>
          <w:cantSplit/>
          <w:ins w:id="154"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6C78B122" w14:textId="77777777" w:rsidR="0091501D" w:rsidRDefault="0091501D" w:rsidP="0098498B">
            <w:pPr>
              <w:rPr>
                <w:ins w:id="155" w:author="Balavardhiraju Pottella" w:date="2020-08-26T00:04:00Z"/>
                <w:lang w:eastAsia="en-US"/>
              </w:rPr>
            </w:pPr>
            <w:ins w:id="156" w:author="Balavardhiraju Pottella" w:date="2020-08-26T00:04:00Z">
              <w:r>
                <w:rPr>
                  <w:lang w:eastAsia="en-US"/>
                </w:rPr>
                <w:t>g</w:t>
              </w:r>
            </w:ins>
          </w:p>
        </w:tc>
        <w:tc>
          <w:tcPr>
            <w:tcW w:w="9360" w:type="dxa"/>
            <w:tcBorders>
              <w:top w:val="single" w:sz="4" w:space="0" w:color="auto"/>
              <w:left w:val="single" w:sz="4" w:space="0" w:color="auto"/>
              <w:bottom w:val="single" w:sz="4" w:space="0" w:color="auto"/>
              <w:right w:val="single" w:sz="4" w:space="0" w:color="auto"/>
            </w:tcBorders>
          </w:tcPr>
          <w:p w14:paraId="6D306494" w14:textId="77777777" w:rsidR="0091501D" w:rsidRPr="007A54AF" w:rsidRDefault="0091501D" w:rsidP="0098498B">
            <w:pPr>
              <w:rPr>
                <w:ins w:id="157" w:author="Balavardhiraju Pottella" w:date="2020-08-26T00:04:00Z"/>
                <w:lang w:eastAsia="en-US"/>
              </w:rPr>
            </w:pPr>
            <w:ins w:id="158" w:author="Balavardhiraju Pottella" w:date="2020-08-26T00:04:00Z">
              <w:r w:rsidRPr="007A54AF">
                <w:rPr>
                  <w:lang w:eastAsia="en-US"/>
                </w:rPr>
                <w:t>Final data / OS backup</w:t>
              </w:r>
            </w:ins>
          </w:p>
        </w:tc>
      </w:tr>
      <w:tr w:rsidR="0091501D" w14:paraId="552FC877" w14:textId="77777777" w:rsidTr="0091501D">
        <w:trPr>
          <w:cantSplit/>
          <w:ins w:id="159" w:author="Balavardhiraju Pottella" w:date="2020-08-26T00:04:00Z"/>
        </w:trPr>
        <w:tc>
          <w:tcPr>
            <w:tcW w:w="10080" w:type="dxa"/>
            <w:gridSpan w:val="2"/>
            <w:tcBorders>
              <w:top w:val="single" w:sz="4" w:space="0" w:color="auto"/>
              <w:left w:val="single" w:sz="4" w:space="0" w:color="auto"/>
              <w:bottom w:val="single" w:sz="4" w:space="0" w:color="auto"/>
              <w:right w:val="single" w:sz="4" w:space="0" w:color="auto"/>
            </w:tcBorders>
          </w:tcPr>
          <w:p w14:paraId="3D327E9B" w14:textId="77777777" w:rsidR="0091501D" w:rsidRPr="00A25D4E" w:rsidRDefault="0091501D" w:rsidP="0098498B">
            <w:pPr>
              <w:rPr>
                <w:ins w:id="160" w:author="Balavardhiraju Pottella" w:date="2020-08-26T00:04:00Z"/>
                <w:lang w:eastAsia="en-US"/>
              </w:rPr>
            </w:pPr>
            <w:ins w:id="161" w:author="Balavardhiraju Pottella" w:date="2020-08-26T00:04:00Z">
              <w:r>
                <w:rPr>
                  <w:b/>
                  <w:bCs/>
                  <w:sz w:val="20"/>
                  <w:szCs w:val="20"/>
                  <w:lang w:eastAsia="en-US"/>
                </w:rPr>
                <w:t>Migration</w:t>
              </w:r>
            </w:ins>
          </w:p>
        </w:tc>
      </w:tr>
      <w:tr w:rsidR="0091501D" w14:paraId="6D823E7D" w14:textId="77777777" w:rsidTr="0091501D">
        <w:trPr>
          <w:cantSplit/>
          <w:ins w:id="162"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252A5400" w14:textId="77777777" w:rsidR="0091501D" w:rsidRDefault="0091501D" w:rsidP="0098498B">
            <w:pPr>
              <w:rPr>
                <w:ins w:id="163" w:author="Balavardhiraju Pottella" w:date="2020-08-26T00:04:00Z"/>
                <w:lang w:eastAsia="en-US"/>
              </w:rPr>
            </w:pPr>
            <w:ins w:id="164" w:author="Balavardhiraju Pottella" w:date="2020-08-26T00:04:00Z">
              <w:r>
                <w:rPr>
                  <w:lang w:eastAsia="en-US"/>
                </w:rPr>
                <w:t>a</w:t>
              </w:r>
            </w:ins>
          </w:p>
        </w:tc>
        <w:tc>
          <w:tcPr>
            <w:tcW w:w="9360" w:type="dxa"/>
            <w:tcBorders>
              <w:top w:val="single" w:sz="4" w:space="0" w:color="auto"/>
              <w:left w:val="single" w:sz="4" w:space="0" w:color="auto"/>
              <w:bottom w:val="single" w:sz="4" w:space="0" w:color="auto"/>
              <w:right w:val="single" w:sz="4" w:space="0" w:color="auto"/>
            </w:tcBorders>
          </w:tcPr>
          <w:p w14:paraId="63E54483" w14:textId="77777777" w:rsidR="0091501D" w:rsidRDefault="0091501D" w:rsidP="0098498B">
            <w:pPr>
              <w:rPr>
                <w:ins w:id="165" w:author="Balavardhiraju Pottella" w:date="2020-08-26T00:04:00Z"/>
                <w:lang w:eastAsia="en-US"/>
              </w:rPr>
            </w:pPr>
            <w:ins w:id="166" w:author="Balavardhiraju Pottella" w:date="2020-08-26T00:04:00Z">
              <w:r w:rsidRPr="00AE60EE">
                <w:rPr>
                  <w:lang w:eastAsia="en-US"/>
                </w:rPr>
                <w:t>Final Replication and Cutover</w:t>
              </w:r>
            </w:ins>
          </w:p>
        </w:tc>
      </w:tr>
      <w:tr w:rsidR="0091501D" w14:paraId="055DF161" w14:textId="77777777" w:rsidTr="0091501D">
        <w:trPr>
          <w:cantSplit/>
          <w:ins w:id="167"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38A426A4" w14:textId="77777777" w:rsidR="0091501D" w:rsidRDefault="0091501D" w:rsidP="0098498B">
            <w:pPr>
              <w:rPr>
                <w:ins w:id="168" w:author="Balavardhiraju Pottella" w:date="2020-08-26T00:04:00Z"/>
                <w:lang w:eastAsia="en-US"/>
              </w:rPr>
            </w:pPr>
            <w:ins w:id="169" w:author="Balavardhiraju Pottella" w:date="2020-08-26T00:04:00Z">
              <w:r>
                <w:rPr>
                  <w:lang w:eastAsia="en-US"/>
                </w:rPr>
                <w:t>b</w:t>
              </w:r>
            </w:ins>
          </w:p>
        </w:tc>
        <w:tc>
          <w:tcPr>
            <w:tcW w:w="9360" w:type="dxa"/>
            <w:tcBorders>
              <w:top w:val="single" w:sz="4" w:space="0" w:color="auto"/>
              <w:left w:val="single" w:sz="4" w:space="0" w:color="auto"/>
              <w:bottom w:val="single" w:sz="4" w:space="0" w:color="auto"/>
              <w:right w:val="single" w:sz="4" w:space="0" w:color="auto"/>
            </w:tcBorders>
          </w:tcPr>
          <w:p w14:paraId="0C6B2458" w14:textId="77777777" w:rsidR="0091501D" w:rsidRDefault="0091501D" w:rsidP="0098498B">
            <w:pPr>
              <w:rPr>
                <w:ins w:id="170" w:author="Balavardhiraju Pottella" w:date="2020-08-26T00:04:00Z"/>
                <w:lang w:eastAsia="en-US"/>
              </w:rPr>
            </w:pPr>
            <w:ins w:id="171" w:author="Balavardhiraju Pottella" w:date="2020-08-26T00:04:00Z">
              <w:r w:rsidRPr="00AE60EE">
                <w:rPr>
                  <w:lang w:eastAsia="en-US"/>
                </w:rPr>
                <w:t>Uninstall Tools which are not required</w:t>
              </w:r>
            </w:ins>
          </w:p>
        </w:tc>
      </w:tr>
      <w:tr w:rsidR="0091501D" w14:paraId="1A24C068" w14:textId="77777777" w:rsidTr="0091501D">
        <w:trPr>
          <w:cantSplit/>
          <w:ins w:id="172"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0001CC91" w14:textId="77777777" w:rsidR="0091501D" w:rsidRDefault="0091501D" w:rsidP="0098498B">
            <w:pPr>
              <w:rPr>
                <w:ins w:id="173" w:author="Balavardhiraju Pottella" w:date="2020-08-26T00:04:00Z"/>
                <w:lang w:eastAsia="en-US"/>
              </w:rPr>
            </w:pPr>
            <w:ins w:id="174" w:author="Balavardhiraju Pottella" w:date="2020-08-26T00:04:00Z">
              <w:r>
                <w:rPr>
                  <w:lang w:eastAsia="en-US"/>
                </w:rPr>
                <w:t>c</w:t>
              </w:r>
            </w:ins>
          </w:p>
        </w:tc>
        <w:tc>
          <w:tcPr>
            <w:tcW w:w="9360" w:type="dxa"/>
            <w:tcBorders>
              <w:top w:val="single" w:sz="4" w:space="0" w:color="auto"/>
              <w:left w:val="single" w:sz="4" w:space="0" w:color="auto"/>
              <w:bottom w:val="single" w:sz="4" w:space="0" w:color="auto"/>
              <w:right w:val="single" w:sz="4" w:space="0" w:color="auto"/>
            </w:tcBorders>
          </w:tcPr>
          <w:p w14:paraId="60117E3C" w14:textId="77777777" w:rsidR="0091501D" w:rsidRDefault="0091501D" w:rsidP="0098498B">
            <w:pPr>
              <w:rPr>
                <w:ins w:id="175" w:author="Balavardhiraju Pottella" w:date="2020-08-26T00:04:00Z"/>
                <w:lang w:eastAsia="en-US"/>
              </w:rPr>
            </w:pPr>
            <w:ins w:id="176" w:author="Balavardhiraju Pottella" w:date="2020-08-26T00:04:00Z">
              <w:r w:rsidRPr="00AE60EE">
                <w:rPr>
                  <w:lang w:eastAsia="en-US"/>
                </w:rPr>
                <w:t>Security Readiness/ Security Compliant</w:t>
              </w:r>
            </w:ins>
          </w:p>
        </w:tc>
      </w:tr>
      <w:tr w:rsidR="0091501D" w14:paraId="30988BA4" w14:textId="77777777" w:rsidTr="0091501D">
        <w:trPr>
          <w:cantSplit/>
          <w:ins w:id="177"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0EF619BF" w14:textId="77777777" w:rsidR="0091501D" w:rsidRDefault="0091501D" w:rsidP="0098498B">
            <w:pPr>
              <w:rPr>
                <w:ins w:id="178" w:author="Balavardhiraju Pottella" w:date="2020-08-26T00:04:00Z"/>
                <w:lang w:eastAsia="en-US"/>
              </w:rPr>
            </w:pPr>
            <w:ins w:id="179" w:author="Balavardhiraju Pottella" w:date="2020-08-26T00:04:00Z">
              <w:r>
                <w:rPr>
                  <w:lang w:eastAsia="en-US"/>
                </w:rPr>
                <w:t>d</w:t>
              </w:r>
            </w:ins>
          </w:p>
        </w:tc>
        <w:tc>
          <w:tcPr>
            <w:tcW w:w="9360" w:type="dxa"/>
            <w:tcBorders>
              <w:top w:val="single" w:sz="4" w:space="0" w:color="auto"/>
              <w:left w:val="single" w:sz="4" w:space="0" w:color="auto"/>
              <w:bottom w:val="single" w:sz="4" w:space="0" w:color="auto"/>
              <w:right w:val="single" w:sz="4" w:space="0" w:color="auto"/>
            </w:tcBorders>
          </w:tcPr>
          <w:p w14:paraId="12465E33" w14:textId="77777777" w:rsidR="0091501D" w:rsidRDefault="0091501D" w:rsidP="0098498B">
            <w:pPr>
              <w:rPr>
                <w:ins w:id="180" w:author="Balavardhiraju Pottella" w:date="2020-08-26T00:04:00Z"/>
                <w:lang w:eastAsia="en-US"/>
              </w:rPr>
            </w:pPr>
            <w:ins w:id="181" w:author="Balavardhiraju Pottella" w:date="2020-08-26T00:04:00Z">
              <w:r w:rsidRPr="00F47F48">
                <w:rPr>
                  <w:lang w:eastAsia="en-US"/>
                </w:rPr>
                <w:t>Compare VM with old meta-data</w:t>
              </w:r>
            </w:ins>
          </w:p>
        </w:tc>
      </w:tr>
      <w:tr w:rsidR="0091501D" w14:paraId="2AAC7E86" w14:textId="77777777" w:rsidTr="0091501D">
        <w:trPr>
          <w:cantSplit/>
          <w:ins w:id="182"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6731E67F" w14:textId="77777777" w:rsidR="0091501D" w:rsidRDefault="0091501D" w:rsidP="0098498B">
            <w:pPr>
              <w:rPr>
                <w:ins w:id="183" w:author="Balavardhiraju Pottella" w:date="2020-08-26T00:04:00Z"/>
                <w:lang w:eastAsia="en-US"/>
              </w:rPr>
            </w:pPr>
            <w:ins w:id="184" w:author="Balavardhiraju Pottella" w:date="2020-08-26T00:04:00Z">
              <w:r>
                <w:rPr>
                  <w:lang w:eastAsia="en-US"/>
                </w:rPr>
                <w:t>e</w:t>
              </w:r>
            </w:ins>
          </w:p>
        </w:tc>
        <w:tc>
          <w:tcPr>
            <w:tcW w:w="9360" w:type="dxa"/>
            <w:tcBorders>
              <w:top w:val="single" w:sz="4" w:space="0" w:color="auto"/>
              <w:left w:val="single" w:sz="4" w:space="0" w:color="auto"/>
              <w:bottom w:val="single" w:sz="4" w:space="0" w:color="auto"/>
              <w:right w:val="single" w:sz="4" w:space="0" w:color="auto"/>
            </w:tcBorders>
          </w:tcPr>
          <w:p w14:paraId="006480C4" w14:textId="77777777" w:rsidR="0091501D" w:rsidRDefault="0091501D" w:rsidP="0098498B">
            <w:pPr>
              <w:rPr>
                <w:ins w:id="185" w:author="Balavardhiraju Pottella" w:date="2020-08-26T00:04:00Z"/>
                <w:lang w:eastAsia="en-US"/>
              </w:rPr>
            </w:pPr>
            <w:ins w:id="186" w:author="Balavardhiraju Pottella" w:date="2020-08-26T00:04:00Z">
              <w:r w:rsidRPr="00F47F48">
                <w:rPr>
                  <w:lang w:eastAsia="en-US"/>
                </w:rPr>
                <w:t>Onboard and Reconfigure Servers for Monitor and backup in cloud</w:t>
              </w:r>
            </w:ins>
          </w:p>
        </w:tc>
      </w:tr>
      <w:tr w:rsidR="0091501D" w14:paraId="1685A9A0" w14:textId="77777777" w:rsidTr="0091501D">
        <w:trPr>
          <w:cantSplit/>
          <w:ins w:id="187"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367EB1AC" w14:textId="77777777" w:rsidR="0091501D" w:rsidRDefault="0091501D" w:rsidP="0098498B">
            <w:pPr>
              <w:rPr>
                <w:ins w:id="188" w:author="Balavardhiraju Pottella" w:date="2020-08-26T00:04:00Z"/>
                <w:lang w:eastAsia="en-US"/>
              </w:rPr>
            </w:pPr>
            <w:ins w:id="189" w:author="Balavardhiraju Pottella" w:date="2020-08-26T00:04:00Z">
              <w:r>
                <w:rPr>
                  <w:lang w:eastAsia="en-US"/>
                </w:rPr>
                <w:t>f</w:t>
              </w:r>
            </w:ins>
          </w:p>
        </w:tc>
        <w:tc>
          <w:tcPr>
            <w:tcW w:w="9360" w:type="dxa"/>
            <w:tcBorders>
              <w:top w:val="single" w:sz="4" w:space="0" w:color="auto"/>
              <w:left w:val="single" w:sz="4" w:space="0" w:color="auto"/>
              <w:bottom w:val="single" w:sz="4" w:space="0" w:color="auto"/>
              <w:right w:val="single" w:sz="4" w:space="0" w:color="auto"/>
            </w:tcBorders>
          </w:tcPr>
          <w:p w14:paraId="3572F74A" w14:textId="77777777" w:rsidR="0091501D" w:rsidRPr="00F47F48" w:rsidRDefault="0091501D" w:rsidP="0098498B">
            <w:pPr>
              <w:rPr>
                <w:ins w:id="190" w:author="Balavardhiraju Pottella" w:date="2020-08-26T00:04:00Z"/>
                <w:lang w:eastAsia="en-US"/>
              </w:rPr>
            </w:pPr>
            <w:ins w:id="191" w:author="Balavardhiraju Pottella" w:date="2020-08-26T00:04:00Z">
              <w:r>
                <w:rPr>
                  <w:rFonts w:eastAsia="Times New Roman"/>
                  <w:sz w:val="20"/>
                  <w:szCs w:val="20"/>
                </w:rPr>
                <w:t>Confirm Monitoring and backup</w:t>
              </w:r>
            </w:ins>
          </w:p>
        </w:tc>
      </w:tr>
      <w:tr w:rsidR="0091501D" w14:paraId="0E14588A" w14:textId="77777777" w:rsidTr="0091501D">
        <w:trPr>
          <w:cantSplit/>
          <w:ins w:id="192"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20C92D81" w14:textId="77777777" w:rsidR="0091501D" w:rsidRDefault="0091501D" w:rsidP="0098498B">
            <w:pPr>
              <w:rPr>
                <w:ins w:id="193" w:author="Balavardhiraju Pottella" w:date="2020-08-26T00:04:00Z"/>
                <w:lang w:eastAsia="en-US"/>
              </w:rPr>
            </w:pPr>
            <w:ins w:id="194" w:author="Balavardhiraju Pottella" w:date="2020-08-26T00:04:00Z">
              <w:r>
                <w:rPr>
                  <w:lang w:eastAsia="en-US"/>
                </w:rPr>
                <w:lastRenderedPageBreak/>
                <w:t>g</w:t>
              </w:r>
            </w:ins>
          </w:p>
        </w:tc>
        <w:tc>
          <w:tcPr>
            <w:tcW w:w="9360" w:type="dxa"/>
            <w:tcBorders>
              <w:top w:val="single" w:sz="4" w:space="0" w:color="auto"/>
              <w:left w:val="single" w:sz="4" w:space="0" w:color="auto"/>
              <w:bottom w:val="single" w:sz="4" w:space="0" w:color="auto"/>
              <w:right w:val="single" w:sz="4" w:space="0" w:color="auto"/>
            </w:tcBorders>
          </w:tcPr>
          <w:p w14:paraId="60E36130" w14:textId="77777777" w:rsidR="0091501D" w:rsidRDefault="0091501D" w:rsidP="0098498B">
            <w:pPr>
              <w:rPr>
                <w:ins w:id="195" w:author="Balavardhiraju Pottella" w:date="2020-08-26T00:04:00Z"/>
                <w:rFonts w:eastAsia="Times New Roman"/>
                <w:sz w:val="20"/>
                <w:szCs w:val="20"/>
              </w:rPr>
            </w:pPr>
            <w:ins w:id="196" w:author="Balavardhiraju Pottella" w:date="2020-08-26T00:04:00Z">
              <w:r w:rsidRPr="00F47F48">
                <w:rPr>
                  <w:rFonts w:eastAsia="Times New Roman"/>
                  <w:sz w:val="20"/>
                  <w:szCs w:val="20"/>
                </w:rPr>
                <w:t>Handover Server for application validation</w:t>
              </w:r>
            </w:ins>
          </w:p>
        </w:tc>
      </w:tr>
      <w:tr w:rsidR="0091501D" w14:paraId="273F18FD" w14:textId="77777777" w:rsidTr="0091501D">
        <w:trPr>
          <w:cantSplit/>
          <w:ins w:id="197"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3D956167" w14:textId="77777777" w:rsidR="0091501D" w:rsidRDefault="0091501D" w:rsidP="0098498B">
            <w:pPr>
              <w:rPr>
                <w:ins w:id="198" w:author="Balavardhiraju Pottella" w:date="2020-08-26T00:04:00Z"/>
                <w:lang w:eastAsia="en-US"/>
              </w:rPr>
            </w:pPr>
            <w:ins w:id="199" w:author="Balavardhiraju Pottella" w:date="2020-08-26T00:04:00Z">
              <w:r>
                <w:rPr>
                  <w:lang w:eastAsia="en-US"/>
                </w:rPr>
                <w:t>h</w:t>
              </w:r>
            </w:ins>
          </w:p>
        </w:tc>
        <w:tc>
          <w:tcPr>
            <w:tcW w:w="9360" w:type="dxa"/>
            <w:tcBorders>
              <w:top w:val="single" w:sz="4" w:space="0" w:color="auto"/>
              <w:left w:val="single" w:sz="4" w:space="0" w:color="auto"/>
              <w:bottom w:val="single" w:sz="4" w:space="0" w:color="auto"/>
              <w:right w:val="single" w:sz="4" w:space="0" w:color="auto"/>
            </w:tcBorders>
          </w:tcPr>
          <w:p w14:paraId="26C679E5" w14:textId="77777777" w:rsidR="0091501D" w:rsidRDefault="0091501D" w:rsidP="0098498B">
            <w:pPr>
              <w:rPr>
                <w:ins w:id="200" w:author="Balavardhiraju Pottella" w:date="2020-08-26T00:04:00Z"/>
                <w:rFonts w:eastAsia="Times New Roman"/>
                <w:sz w:val="20"/>
                <w:szCs w:val="20"/>
              </w:rPr>
            </w:pPr>
            <w:ins w:id="201" w:author="Balavardhiraju Pottella" w:date="2020-08-26T00:04:00Z">
              <w:r w:rsidRPr="00F47F48">
                <w:rPr>
                  <w:rFonts w:eastAsia="Times New Roman"/>
                  <w:sz w:val="20"/>
                  <w:szCs w:val="20"/>
                </w:rPr>
                <w:t>Sign Off Apps team</w:t>
              </w:r>
            </w:ins>
          </w:p>
        </w:tc>
      </w:tr>
      <w:tr w:rsidR="0091501D" w14:paraId="5127B96F" w14:textId="77777777" w:rsidTr="0091501D">
        <w:trPr>
          <w:cantSplit/>
          <w:ins w:id="202" w:author="Balavardhiraju Pottella" w:date="2020-08-26T00:04:00Z"/>
        </w:trPr>
        <w:tc>
          <w:tcPr>
            <w:tcW w:w="10080" w:type="dxa"/>
            <w:gridSpan w:val="2"/>
            <w:tcBorders>
              <w:top w:val="single" w:sz="4" w:space="0" w:color="auto"/>
              <w:left w:val="single" w:sz="4" w:space="0" w:color="auto"/>
              <w:bottom w:val="single" w:sz="4" w:space="0" w:color="auto"/>
              <w:right w:val="single" w:sz="4" w:space="0" w:color="auto"/>
            </w:tcBorders>
          </w:tcPr>
          <w:p w14:paraId="3AAE70BC" w14:textId="77777777" w:rsidR="0091501D" w:rsidRDefault="0091501D" w:rsidP="0098498B">
            <w:pPr>
              <w:rPr>
                <w:ins w:id="203" w:author="Balavardhiraju Pottella" w:date="2020-08-26T00:04:00Z"/>
                <w:lang w:eastAsia="en-US"/>
              </w:rPr>
            </w:pPr>
            <w:ins w:id="204" w:author="Balavardhiraju Pottella" w:date="2020-08-26T00:04:00Z">
              <w:r>
                <w:rPr>
                  <w:b/>
                  <w:bCs/>
                  <w:sz w:val="20"/>
                  <w:szCs w:val="20"/>
                  <w:lang w:eastAsia="en-US"/>
                </w:rPr>
                <w:t>Post Migration</w:t>
              </w:r>
            </w:ins>
          </w:p>
        </w:tc>
      </w:tr>
      <w:tr w:rsidR="0091501D" w14:paraId="4635EB48" w14:textId="77777777" w:rsidTr="0091501D">
        <w:trPr>
          <w:cantSplit/>
          <w:ins w:id="205"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7C01A8B1" w14:textId="77777777" w:rsidR="0091501D" w:rsidRDefault="0091501D" w:rsidP="0098498B">
            <w:pPr>
              <w:rPr>
                <w:ins w:id="206" w:author="Balavardhiraju Pottella" w:date="2020-08-26T00:04:00Z"/>
                <w:lang w:eastAsia="en-US"/>
              </w:rPr>
            </w:pPr>
            <w:ins w:id="207" w:author="Balavardhiraju Pottella" w:date="2020-08-26T00:04:00Z">
              <w:r>
                <w:rPr>
                  <w:lang w:eastAsia="en-US"/>
                </w:rPr>
                <w:t>a</w:t>
              </w:r>
            </w:ins>
          </w:p>
        </w:tc>
        <w:tc>
          <w:tcPr>
            <w:tcW w:w="9360" w:type="dxa"/>
            <w:tcBorders>
              <w:top w:val="single" w:sz="4" w:space="0" w:color="auto"/>
              <w:left w:val="single" w:sz="4" w:space="0" w:color="auto"/>
              <w:bottom w:val="single" w:sz="4" w:space="0" w:color="auto"/>
              <w:right w:val="single" w:sz="4" w:space="0" w:color="auto"/>
            </w:tcBorders>
          </w:tcPr>
          <w:p w14:paraId="66B1988B" w14:textId="77777777" w:rsidR="0091501D" w:rsidRDefault="0091501D" w:rsidP="0098498B">
            <w:pPr>
              <w:rPr>
                <w:ins w:id="208" w:author="Balavardhiraju Pottella" w:date="2020-08-26T00:04:00Z"/>
                <w:lang w:eastAsia="en-US"/>
              </w:rPr>
            </w:pPr>
            <w:ins w:id="209" w:author="Balavardhiraju Pottella" w:date="2020-08-26T00:04:00Z">
              <w:r w:rsidRPr="003B2553">
                <w:rPr>
                  <w:lang w:eastAsia="en-US"/>
                </w:rPr>
                <w:t>Post Migration Evidence Collection (VM)</w:t>
              </w:r>
            </w:ins>
          </w:p>
        </w:tc>
      </w:tr>
      <w:tr w:rsidR="0091501D" w14:paraId="0BBC98AA" w14:textId="77777777" w:rsidTr="0091501D">
        <w:trPr>
          <w:cantSplit/>
          <w:ins w:id="210"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1D8FFA62" w14:textId="77777777" w:rsidR="0091501D" w:rsidRDefault="0091501D" w:rsidP="0098498B">
            <w:pPr>
              <w:rPr>
                <w:ins w:id="211" w:author="Balavardhiraju Pottella" w:date="2020-08-26T00:04:00Z"/>
                <w:lang w:eastAsia="en-US"/>
              </w:rPr>
            </w:pPr>
            <w:ins w:id="212" w:author="Balavardhiraju Pottella" w:date="2020-08-26T00:04:00Z">
              <w:r>
                <w:rPr>
                  <w:lang w:eastAsia="en-US"/>
                </w:rPr>
                <w:t>b</w:t>
              </w:r>
            </w:ins>
          </w:p>
        </w:tc>
        <w:tc>
          <w:tcPr>
            <w:tcW w:w="9360" w:type="dxa"/>
            <w:tcBorders>
              <w:top w:val="single" w:sz="4" w:space="0" w:color="auto"/>
              <w:left w:val="single" w:sz="4" w:space="0" w:color="auto"/>
              <w:bottom w:val="single" w:sz="4" w:space="0" w:color="auto"/>
              <w:right w:val="single" w:sz="4" w:space="0" w:color="auto"/>
            </w:tcBorders>
          </w:tcPr>
          <w:p w14:paraId="3785312F" w14:textId="77777777" w:rsidR="0091501D" w:rsidRPr="00EA3273" w:rsidRDefault="0091501D" w:rsidP="0098498B">
            <w:pPr>
              <w:rPr>
                <w:ins w:id="213" w:author="Balavardhiraju Pottella" w:date="2020-08-26T00:04:00Z"/>
                <w:lang w:eastAsia="en-US"/>
              </w:rPr>
            </w:pPr>
            <w:ins w:id="214" w:author="Balavardhiraju Pottella" w:date="2020-08-26T00:04:00Z">
              <w:r w:rsidRPr="003B2553">
                <w:rPr>
                  <w:lang w:eastAsia="en-US"/>
                </w:rPr>
                <w:t>Post Migration Meta data Collection (VM)</w:t>
              </w:r>
            </w:ins>
          </w:p>
        </w:tc>
      </w:tr>
      <w:tr w:rsidR="0091501D" w14:paraId="4043F0D7" w14:textId="77777777" w:rsidTr="0091501D">
        <w:trPr>
          <w:cantSplit/>
          <w:ins w:id="215"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5D397B43" w14:textId="77777777" w:rsidR="0091501D" w:rsidRDefault="0091501D" w:rsidP="0098498B">
            <w:pPr>
              <w:rPr>
                <w:ins w:id="216" w:author="Balavardhiraju Pottella" w:date="2020-08-26T00:04:00Z"/>
                <w:lang w:eastAsia="en-US"/>
              </w:rPr>
            </w:pPr>
            <w:ins w:id="217" w:author="Balavardhiraju Pottella" w:date="2020-08-26T00:04:00Z">
              <w:r>
                <w:rPr>
                  <w:lang w:eastAsia="en-US"/>
                </w:rPr>
                <w:t>c</w:t>
              </w:r>
            </w:ins>
          </w:p>
        </w:tc>
        <w:tc>
          <w:tcPr>
            <w:tcW w:w="9360" w:type="dxa"/>
            <w:tcBorders>
              <w:top w:val="single" w:sz="4" w:space="0" w:color="auto"/>
              <w:left w:val="single" w:sz="4" w:space="0" w:color="auto"/>
              <w:bottom w:val="single" w:sz="4" w:space="0" w:color="auto"/>
              <w:right w:val="single" w:sz="4" w:space="0" w:color="auto"/>
            </w:tcBorders>
          </w:tcPr>
          <w:p w14:paraId="013A9A73" w14:textId="77777777" w:rsidR="0091501D" w:rsidRPr="00EA3273" w:rsidRDefault="0091501D" w:rsidP="0098498B">
            <w:pPr>
              <w:rPr>
                <w:ins w:id="218" w:author="Balavardhiraju Pottella" w:date="2020-08-26T00:04:00Z"/>
                <w:lang w:eastAsia="en-US"/>
              </w:rPr>
            </w:pPr>
            <w:ins w:id="219" w:author="Balavardhiraju Pottella" w:date="2020-08-26T00:04:00Z">
              <w:r w:rsidRPr="003B2553">
                <w:rPr>
                  <w:lang w:eastAsia="en-US"/>
                </w:rPr>
                <w:t>Asset Re-registration in CMDB</w:t>
              </w:r>
            </w:ins>
          </w:p>
        </w:tc>
      </w:tr>
      <w:tr w:rsidR="0091501D" w14:paraId="03C76043" w14:textId="77777777" w:rsidTr="0091501D">
        <w:trPr>
          <w:cantSplit/>
          <w:ins w:id="220"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097B3164" w14:textId="77777777" w:rsidR="0091501D" w:rsidRDefault="0091501D" w:rsidP="0098498B">
            <w:pPr>
              <w:rPr>
                <w:ins w:id="221" w:author="Balavardhiraju Pottella" w:date="2020-08-26T00:04:00Z"/>
                <w:lang w:eastAsia="en-US"/>
              </w:rPr>
            </w:pPr>
            <w:ins w:id="222" w:author="Balavardhiraju Pottella" w:date="2020-08-26T00:04:00Z">
              <w:r>
                <w:rPr>
                  <w:lang w:eastAsia="en-US"/>
                </w:rPr>
                <w:t>d</w:t>
              </w:r>
            </w:ins>
          </w:p>
        </w:tc>
        <w:tc>
          <w:tcPr>
            <w:tcW w:w="9360" w:type="dxa"/>
            <w:tcBorders>
              <w:top w:val="single" w:sz="4" w:space="0" w:color="auto"/>
              <w:left w:val="single" w:sz="4" w:space="0" w:color="auto"/>
              <w:bottom w:val="single" w:sz="4" w:space="0" w:color="auto"/>
              <w:right w:val="single" w:sz="4" w:space="0" w:color="auto"/>
            </w:tcBorders>
          </w:tcPr>
          <w:p w14:paraId="56227AA1" w14:textId="77777777" w:rsidR="0091501D" w:rsidRPr="00EA3273" w:rsidRDefault="0091501D" w:rsidP="0098498B">
            <w:pPr>
              <w:rPr>
                <w:ins w:id="223" w:author="Balavardhiraju Pottella" w:date="2020-08-26T00:04:00Z"/>
                <w:lang w:eastAsia="en-US"/>
              </w:rPr>
            </w:pPr>
            <w:ins w:id="224" w:author="Balavardhiraju Pottella" w:date="2020-08-26T00:04:00Z">
              <w:r w:rsidRPr="003B2553">
                <w:rPr>
                  <w:lang w:eastAsia="en-US"/>
                </w:rPr>
                <w:t>Application configuration and standardization</w:t>
              </w:r>
            </w:ins>
          </w:p>
        </w:tc>
      </w:tr>
      <w:tr w:rsidR="0091501D" w14:paraId="633AAF2D" w14:textId="77777777" w:rsidTr="0091501D">
        <w:trPr>
          <w:cantSplit/>
          <w:ins w:id="225"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12C4A1CA" w14:textId="77777777" w:rsidR="0091501D" w:rsidRDefault="0091501D" w:rsidP="0098498B">
            <w:pPr>
              <w:rPr>
                <w:ins w:id="226" w:author="Balavardhiraju Pottella" w:date="2020-08-26T00:04:00Z"/>
                <w:lang w:eastAsia="en-US"/>
              </w:rPr>
            </w:pPr>
            <w:ins w:id="227" w:author="Balavardhiraju Pottella" w:date="2020-08-26T00:04:00Z">
              <w:r>
                <w:rPr>
                  <w:lang w:eastAsia="en-US"/>
                </w:rPr>
                <w:t>e</w:t>
              </w:r>
            </w:ins>
          </w:p>
        </w:tc>
        <w:tc>
          <w:tcPr>
            <w:tcW w:w="9360" w:type="dxa"/>
            <w:tcBorders>
              <w:top w:val="single" w:sz="4" w:space="0" w:color="auto"/>
              <w:left w:val="single" w:sz="4" w:space="0" w:color="auto"/>
              <w:bottom w:val="single" w:sz="4" w:space="0" w:color="auto"/>
              <w:right w:val="single" w:sz="4" w:space="0" w:color="auto"/>
            </w:tcBorders>
          </w:tcPr>
          <w:p w14:paraId="1C7F85BF" w14:textId="77777777" w:rsidR="0091501D" w:rsidRPr="003B2553" w:rsidRDefault="0091501D" w:rsidP="0098498B">
            <w:pPr>
              <w:rPr>
                <w:ins w:id="228" w:author="Balavardhiraju Pottella" w:date="2020-08-26T00:04:00Z"/>
                <w:lang w:eastAsia="en-US"/>
              </w:rPr>
            </w:pPr>
            <w:ins w:id="229" w:author="Balavardhiraju Pottella" w:date="2020-08-26T00:04:00Z">
              <w:r w:rsidRPr="003B2553">
                <w:rPr>
                  <w:lang w:eastAsia="en-US"/>
                </w:rPr>
                <w:t>Smoke testing, performance testing and bug fixes</w:t>
              </w:r>
            </w:ins>
          </w:p>
        </w:tc>
      </w:tr>
      <w:tr w:rsidR="0091501D" w14:paraId="73816588" w14:textId="77777777" w:rsidTr="0091501D">
        <w:trPr>
          <w:cantSplit/>
          <w:ins w:id="230"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5D5F336D" w14:textId="77777777" w:rsidR="0091501D" w:rsidRDefault="0091501D" w:rsidP="0098498B">
            <w:pPr>
              <w:rPr>
                <w:ins w:id="231" w:author="Balavardhiraju Pottella" w:date="2020-08-26T00:04:00Z"/>
                <w:lang w:eastAsia="en-US"/>
              </w:rPr>
            </w:pPr>
            <w:ins w:id="232" w:author="Balavardhiraju Pottella" w:date="2020-08-26T00:04:00Z">
              <w:r>
                <w:rPr>
                  <w:lang w:eastAsia="en-US"/>
                </w:rPr>
                <w:t>f</w:t>
              </w:r>
            </w:ins>
          </w:p>
        </w:tc>
        <w:tc>
          <w:tcPr>
            <w:tcW w:w="9360" w:type="dxa"/>
            <w:tcBorders>
              <w:top w:val="single" w:sz="4" w:space="0" w:color="auto"/>
              <w:left w:val="single" w:sz="4" w:space="0" w:color="auto"/>
              <w:bottom w:val="single" w:sz="4" w:space="0" w:color="auto"/>
              <w:right w:val="single" w:sz="4" w:space="0" w:color="auto"/>
            </w:tcBorders>
          </w:tcPr>
          <w:p w14:paraId="2844D3E3" w14:textId="77777777" w:rsidR="0091501D" w:rsidRPr="003B2553" w:rsidRDefault="0091501D" w:rsidP="0098498B">
            <w:pPr>
              <w:rPr>
                <w:ins w:id="233" w:author="Balavardhiraju Pottella" w:date="2020-08-26T00:04:00Z"/>
                <w:lang w:eastAsia="en-US"/>
              </w:rPr>
            </w:pPr>
            <w:ins w:id="234" w:author="Balavardhiraju Pottella" w:date="2020-08-26T00:04:00Z">
              <w:r w:rsidRPr="003B2553">
                <w:rPr>
                  <w:lang w:eastAsia="en-US"/>
                </w:rPr>
                <w:t>User acceptance testing support</w:t>
              </w:r>
            </w:ins>
          </w:p>
        </w:tc>
      </w:tr>
      <w:tr w:rsidR="0091501D" w14:paraId="58C4AFE4" w14:textId="77777777" w:rsidTr="0091501D">
        <w:trPr>
          <w:cantSplit/>
          <w:ins w:id="235"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462109D8" w14:textId="77777777" w:rsidR="0091501D" w:rsidRDefault="0091501D" w:rsidP="0098498B">
            <w:pPr>
              <w:rPr>
                <w:ins w:id="236" w:author="Balavardhiraju Pottella" w:date="2020-08-26T00:04:00Z"/>
                <w:lang w:eastAsia="en-US"/>
              </w:rPr>
            </w:pPr>
            <w:ins w:id="237" w:author="Balavardhiraju Pottella" w:date="2020-08-26T00:04:00Z">
              <w:r>
                <w:rPr>
                  <w:lang w:eastAsia="en-US"/>
                </w:rPr>
                <w:t>g</w:t>
              </w:r>
            </w:ins>
          </w:p>
        </w:tc>
        <w:tc>
          <w:tcPr>
            <w:tcW w:w="9360" w:type="dxa"/>
            <w:tcBorders>
              <w:top w:val="single" w:sz="4" w:space="0" w:color="auto"/>
              <w:left w:val="single" w:sz="4" w:space="0" w:color="auto"/>
              <w:bottom w:val="single" w:sz="4" w:space="0" w:color="auto"/>
              <w:right w:val="single" w:sz="4" w:space="0" w:color="auto"/>
            </w:tcBorders>
          </w:tcPr>
          <w:p w14:paraId="7C836B9F" w14:textId="77777777" w:rsidR="0091501D" w:rsidRPr="003B2553" w:rsidRDefault="0091501D" w:rsidP="0098498B">
            <w:pPr>
              <w:rPr>
                <w:ins w:id="238" w:author="Balavardhiraju Pottella" w:date="2020-08-26T00:04:00Z"/>
                <w:lang w:eastAsia="en-US"/>
              </w:rPr>
            </w:pPr>
            <w:ins w:id="239" w:author="Balavardhiraju Pottella" w:date="2020-08-26T00:04:00Z">
              <w:r w:rsidRPr="003B2553">
                <w:rPr>
                  <w:lang w:eastAsia="en-US"/>
                </w:rPr>
                <w:t>Flag Old Server for Decommission</w:t>
              </w:r>
            </w:ins>
          </w:p>
        </w:tc>
      </w:tr>
      <w:tr w:rsidR="0091501D" w14:paraId="28BEADE5" w14:textId="77777777" w:rsidTr="0091501D">
        <w:trPr>
          <w:cantSplit/>
          <w:ins w:id="240"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0C9CA4DC" w14:textId="77777777" w:rsidR="0091501D" w:rsidRDefault="0091501D" w:rsidP="0098498B">
            <w:pPr>
              <w:rPr>
                <w:ins w:id="241" w:author="Balavardhiraju Pottella" w:date="2020-08-26T00:04:00Z"/>
                <w:lang w:eastAsia="en-US"/>
              </w:rPr>
            </w:pPr>
            <w:ins w:id="242" w:author="Balavardhiraju Pottella" w:date="2020-08-26T00:04:00Z">
              <w:r>
                <w:rPr>
                  <w:lang w:eastAsia="en-US"/>
                </w:rPr>
                <w:t>h</w:t>
              </w:r>
            </w:ins>
          </w:p>
        </w:tc>
        <w:tc>
          <w:tcPr>
            <w:tcW w:w="9360" w:type="dxa"/>
            <w:tcBorders>
              <w:top w:val="single" w:sz="4" w:space="0" w:color="auto"/>
              <w:left w:val="single" w:sz="4" w:space="0" w:color="auto"/>
              <w:bottom w:val="single" w:sz="4" w:space="0" w:color="auto"/>
              <w:right w:val="single" w:sz="4" w:space="0" w:color="auto"/>
            </w:tcBorders>
          </w:tcPr>
          <w:p w14:paraId="706D3607" w14:textId="77777777" w:rsidR="0091501D" w:rsidRPr="003B2553" w:rsidRDefault="0091501D" w:rsidP="0098498B">
            <w:pPr>
              <w:rPr>
                <w:ins w:id="243" w:author="Balavardhiraju Pottella" w:date="2020-08-26T00:04:00Z"/>
                <w:lang w:eastAsia="en-US"/>
              </w:rPr>
            </w:pPr>
            <w:ins w:id="244" w:author="Balavardhiraju Pottella" w:date="2020-08-26T00:04:00Z">
              <w:r w:rsidRPr="003B2553">
                <w:rPr>
                  <w:lang w:eastAsia="en-US"/>
                </w:rPr>
                <w:t>Sign-Off</w:t>
              </w:r>
            </w:ins>
          </w:p>
        </w:tc>
      </w:tr>
      <w:tr w:rsidR="0091501D" w14:paraId="3F845BBD" w14:textId="77777777" w:rsidTr="0091501D">
        <w:trPr>
          <w:cantSplit/>
          <w:ins w:id="245" w:author="Balavardhiraju Pottella" w:date="2020-08-26T00:04:00Z"/>
        </w:trPr>
        <w:tc>
          <w:tcPr>
            <w:tcW w:w="720" w:type="dxa"/>
            <w:tcBorders>
              <w:top w:val="single" w:sz="4" w:space="0" w:color="auto"/>
              <w:left w:val="single" w:sz="4" w:space="0" w:color="auto"/>
              <w:bottom w:val="single" w:sz="4" w:space="0" w:color="auto"/>
              <w:right w:val="single" w:sz="4" w:space="0" w:color="auto"/>
            </w:tcBorders>
          </w:tcPr>
          <w:p w14:paraId="3621EDB4" w14:textId="77777777" w:rsidR="0091501D" w:rsidRDefault="0091501D" w:rsidP="0098498B">
            <w:pPr>
              <w:rPr>
                <w:ins w:id="246" w:author="Balavardhiraju Pottella" w:date="2020-08-26T00:04:00Z"/>
                <w:lang w:eastAsia="en-US"/>
              </w:rPr>
            </w:pPr>
            <w:ins w:id="247" w:author="Balavardhiraju Pottella" w:date="2020-08-26T00:04:00Z">
              <w:r>
                <w:rPr>
                  <w:lang w:eastAsia="en-US"/>
                </w:rPr>
                <w:t>i</w:t>
              </w:r>
            </w:ins>
          </w:p>
        </w:tc>
        <w:tc>
          <w:tcPr>
            <w:tcW w:w="9360" w:type="dxa"/>
            <w:tcBorders>
              <w:top w:val="single" w:sz="4" w:space="0" w:color="auto"/>
              <w:left w:val="single" w:sz="4" w:space="0" w:color="auto"/>
              <w:bottom w:val="single" w:sz="4" w:space="0" w:color="auto"/>
              <w:right w:val="single" w:sz="4" w:space="0" w:color="auto"/>
            </w:tcBorders>
          </w:tcPr>
          <w:p w14:paraId="4EA8DF1E" w14:textId="77777777" w:rsidR="0091501D" w:rsidRPr="003B2553" w:rsidRDefault="0091501D" w:rsidP="0098498B">
            <w:pPr>
              <w:rPr>
                <w:ins w:id="248" w:author="Balavardhiraju Pottella" w:date="2020-08-26T00:04:00Z"/>
                <w:lang w:eastAsia="en-US"/>
              </w:rPr>
            </w:pPr>
            <w:ins w:id="249" w:author="Balavardhiraju Pottella" w:date="2020-08-26T00:04:00Z">
              <w:r w:rsidRPr="003B2553">
                <w:rPr>
                  <w:lang w:eastAsia="en-US"/>
                </w:rPr>
                <w:t>Hypercare</w:t>
              </w:r>
            </w:ins>
          </w:p>
        </w:tc>
      </w:tr>
    </w:tbl>
    <w:p w14:paraId="0F8FE10E" w14:textId="77777777" w:rsidR="006C4BD4" w:rsidRDefault="006C4BD4" w:rsidP="00571BB3">
      <w:pPr>
        <w:pStyle w:val="Heading1"/>
        <w:ind w:left="-1080"/>
      </w:pPr>
      <w:bookmarkStart w:id="250" w:name="_Appendix:_CloudScape_Data"/>
      <w:bookmarkEnd w:id="250"/>
      <w:r>
        <w:t xml:space="preserve">Appendix: CloudScape Data Inputs </w:t>
      </w:r>
    </w:p>
    <w:p w14:paraId="4E642C4F" w14:textId="718627B6" w:rsidR="006C4BD4" w:rsidRDefault="004C72C1" w:rsidP="00571BB3">
      <w:pPr>
        <w:pStyle w:val="Heading1"/>
        <w:ind w:left="-1080"/>
        <w:rPr>
          <w:ins w:id="251" w:author="Balavardhiraju Pottella" w:date="2020-08-26T00:06:00Z"/>
          <w:color w:val="auto"/>
          <w:sz w:val="22"/>
          <w:szCs w:val="22"/>
        </w:rPr>
      </w:pPr>
      <w:r>
        <w:rPr>
          <w:color w:val="auto"/>
          <w:sz w:val="22"/>
          <w:szCs w:val="22"/>
        </w:rPr>
        <w:object w:dxaOrig="1534" w:dyaOrig="997" w14:anchorId="02EA1D58">
          <v:shape id="_x0000_i1056" type="#_x0000_t75" style="width:76.7pt;height:49.85pt" o:ole="">
            <v:imagedata r:id="rId15" o:title=""/>
          </v:shape>
          <o:OLEObject Type="Embed" ProgID="Excel.SheetMacroEnabled.12" ShapeID="_x0000_i1056" DrawAspect="Icon" ObjectID="_1659905600" r:id="rId16"/>
        </w:object>
      </w:r>
      <w:r>
        <w:rPr>
          <w:color w:val="auto"/>
          <w:sz w:val="22"/>
          <w:szCs w:val="22"/>
        </w:rPr>
        <w:object w:dxaOrig="1534" w:dyaOrig="997" w14:anchorId="54EE411E">
          <v:shape id="_x0000_i1057" type="#_x0000_t75" style="width:76.7pt;height:49.85pt" o:ole="">
            <v:imagedata r:id="rId17" o:title=""/>
          </v:shape>
          <o:OLEObject Type="Embed" ProgID="Excel.SheetMacroEnabled.12" ShapeID="_x0000_i1057" DrawAspect="Icon" ObjectID="_1659905601" r:id="rId18"/>
        </w:object>
      </w:r>
      <w:r w:rsidR="00D70033">
        <w:rPr>
          <w:color w:val="auto"/>
          <w:sz w:val="22"/>
          <w:szCs w:val="22"/>
        </w:rPr>
        <w:object w:dxaOrig="1534" w:dyaOrig="997" w14:anchorId="31AE8A48">
          <v:shape id="_x0000_i1058" type="#_x0000_t75" style="width:76.7pt;height:49.85pt" o:ole="">
            <v:imagedata r:id="rId19" o:title=""/>
          </v:shape>
          <o:OLEObject Type="Embed" ProgID="Excel.SheetMacroEnabled.12" ShapeID="_x0000_i1058" DrawAspect="Icon" ObjectID="_1659905602" r:id="rId20"/>
        </w:object>
      </w:r>
    </w:p>
    <w:p w14:paraId="60E8DBD7" w14:textId="09324227" w:rsidR="0091501D" w:rsidRDefault="0091501D" w:rsidP="0091501D">
      <w:pPr>
        <w:rPr>
          <w:ins w:id="252" w:author="Balavardhiraju Pottella" w:date="2020-08-26T00:06:00Z"/>
        </w:rPr>
      </w:pPr>
      <w:ins w:id="253" w:author="Balavardhiraju Pottella" w:date="2020-08-26T00:06:00Z">
        <w:r>
          <w:fldChar w:fldCharType="begin"/>
        </w:r>
        <w:r>
          <w:instrText xml:space="preserve"> HYPERLINK "https://smithandnephew.sharepoint.com/:f:/r/sites/HostingMigrationSharedDocuments/Shared%20Documents/04.%20Questionnaires/pre%20migration%20question%20forms/Sathiamurthy%20Samidurai/PMPA_Assessment/Supporting_Documents?csf=1&amp;web=1&amp;e=BYbTxD" </w:instrText>
        </w:r>
        <w:r>
          <w:fldChar w:fldCharType="separate"/>
        </w:r>
        <w:r w:rsidRPr="0091501D">
          <w:rPr>
            <w:rStyle w:val="Hyperlink"/>
          </w:rPr>
          <w:t>Cloud Scape Final Reports</w:t>
        </w:r>
        <w:r>
          <w:fldChar w:fldCharType="end"/>
        </w:r>
        <w:bookmarkStart w:id="254" w:name="_GoBack"/>
        <w:bookmarkEnd w:id="254"/>
      </w:ins>
    </w:p>
    <w:p w14:paraId="42AE572B" w14:textId="77777777" w:rsidR="0091501D" w:rsidRPr="0091501D" w:rsidRDefault="0091501D" w:rsidP="0091501D">
      <w:pPr>
        <w:rPr>
          <w:lang w:eastAsia="en-US"/>
          <w:rPrChange w:id="255" w:author="Balavardhiraju Pottella" w:date="2020-08-26T00:06:00Z">
            <w:rPr>
              <w:color w:val="auto"/>
              <w:sz w:val="22"/>
              <w:szCs w:val="22"/>
            </w:rPr>
          </w:rPrChange>
        </w:rPr>
        <w:pPrChange w:id="256" w:author="Balavardhiraju Pottella" w:date="2020-08-26T00:06:00Z">
          <w:pPr>
            <w:pStyle w:val="Heading1"/>
            <w:ind w:left="-1080"/>
          </w:pPr>
        </w:pPrChange>
      </w:pPr>
    </w:p>
    <w:p w14:paraId="0B9C9E9F" w14:textId="0FFBB357" w:rsidR="00CA2D8A" w:rsidRDefault="00CE0A00" w:rsidP="007F13F2">
      <w:pPr>
        <w:pStyle w:val="Heading1"/>
        <w:ind w:left="-1080"/>
      </w:pPr>
      <w:bookmarkStart w:id="257" w:name="_Appendix:_Questionnaires_Responses"/>
      <w:bookmarkEnd w:id="257"/>
      <w:r>
        <w:t xml:space="preserve">Appendix: </w:t>
      </w:r>
      <w:r w:rsidR="00C14111">
        <w:t>Questionnaires Responses</w:t>
      </w:r>
    </w:p>
    <w:p w14:paraId="461BD983" w14:textId="1C7DBF53" w:rsidR="00D70033" w:rsidRDefault="0003333A" w:rsidP="00D70033">
      <w:pPr>
        <w:ind w:hanging="720"/>
        <w:rPr>
          <w:ins w:id="258" w:author="Balavardhiraju Pottella" w:date="2020-08-26T00:05:00Z"/>
          <w:lang w:eastAsia="en-US"/>
        </w:rPr>
      </w:pPr>
      <w:r>
        <w:rPr>
          <w:lang w:eastAsia="en-US"/>
        </w:rPr>
        <w:object w:dxaOrig="1534" w:dyaOrig="997" w14:anchorId="1F4EFAF9">
          <v:shape id="_x0000_i1059" type="#_x0000_t75" style="width:76.7pt;height:49.85pt" o:ole="">
            <v:imagedata r:id="rId21" o:title=""/>
          </v:shape>
          <o:OLEObject Type="Embed" ProgID="Excel.Sheet.12" ShapeID="_x0000_i1059" DrawAspect="Icon" ObjectID="_1659905603" r:id="rId22"/>
        </w:object>
      </w:r>
    </w:p>
    <w:p w14:paraId="1F218F79" w14:textId="632D325B" w:rsidR="0091501D" w:rsidRDefault="0091501D" w:rsidP="00D70033">
      <w:pPr>
        <w:ind w:hanging="720"/>
        <w:rPr>
          <w:ins w:id="259" w:author="Balavardhiraju Pottella" w:date="2020-08-26T00:05:00Z"/>
          <w:lang w:eastAsia="en-US"/>
        </w:rPr>
      </w:pPr>
    </w:p>
    <w:p w14:paraId="57F1C59E" w14:textId="77777777" w:rsidR="0091501D" w:rsidRPr="00D70033" w:rsidRDefault="0091501D" w:rsidP="00D70033">
      <w:pPr>
        <w:ind w:hanging="720"/>
        <w:rPr>
          <w:lang w:eastAsia="en-US"/>
        </w:rPr>
      </w:pPr>
    </w:p>
    <w:p w14:paraId="723C6AF4" w14:textId="56E93551" w:rsidR="00510339" w:rsidRDefault="00510339" w:rsidP="00510339">
      <w:pPr>
        <w:pStyle w:val="Heading1"/>
        <w:ind w:left="-1080"/>
      </w:pPr>
      <w:r>
        <w:lastRenderedPageBreak/>
        <w:t>Appendix: Action items</w:t>
      </w:r>
    </w:p>
    <w:p w14:paraId="4BAF5412" w14:textId="728525EC" w:rsidR="00510339" w:rsidRPr="00510339" w:rsidRDefault="00B13721" w:rsidP="00510339">
      <w:pPr>
        <w:ind w:hanging="1170"/>
        <w:rPr>
          <w:lang w:eastAsia="en-US"/>
        </w:rPr>
      </w:pPr>
      <w:r w:rsidRPr="00B13721">
        <w:rPr>
          <w:noProof/>
          <w:lang w:val="en-US" w:eastAsia="en-US"/>
        </w:rPr>
        <w:drawing>
          <wp:inline distT="0" distB="0" distL="0" distR="0" wp14:anchorId="4DE5F66D" wp14:editId="6EC91999">
            <wp:extent cx="5274310" cy="25609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60955"/>
                    </a:xfrm>
                    <a:prstGeom prst="rect">
                      <a:avLst/>
                    </a:prstGeom>
                    <a:noFill/>
                    <a:ln>
                      <a:noFill/>
                    </a:ln>
                  </pic:spPr>
                </pic:pic>
              </a:graphicData>
            </a:graphic>
          </wp:inline>
        </w:drawing>
      </w:r>
    </w:p>
    <w:p w14:paraId="0819C70B" w14:textId="5EE737F2" w:rsidR="007F13F2" w:rsidRPr="007F13F2" w:rsidRDefault="007F13F2" w:rsidP="002D3E7A">
      <w:pPr>
        <w:ind w:left="-720" w:hanging="270"/>
        <w:rPr>
          <w:lang w:eastAsia="en-US"/>
        </w:rPr>
      </w:pPr>
    </w:p>
    <w:sectPr w:rsidR="007F13F2" w:rsidRPr="007F13F2" w:rsidSect="001B4E4D">
      <w:headerReference w:type="default" r:id="rId24"/>
      <w:footerReference w:type="default" r:id="rId25"/>
      <w:pgSz w:w="11906" w:h="16838"/>
      <w:pgMar w:top="396" w:right="1800" w:bottom="1440" w:left="1800" w:header="1120" w:footer="720"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aurabh Gairola" w:date="2020-08-11T11:46:00Z" w:initials="SG">
    <w:p w14:paraId="4E3902F3" w14:textId="5969CDDC" w:rsidR="00692A09" w:rsidRDefault="00692A09">
      <w:pPr>
        <w:pStyle w:val="CommentText"/>
      </w:pPr>
      <w:r>
        <w:rPr>
          <w:rStyle w:val="CommentReference"/>
        </w:rPr>
        <w:annotationRef/>
      </w:r>
      <w:r>
        <w:t>Correct the page number</w:t>
      </w:r>
    </w:p>
  </w:comment>
  <w:comment w:id="53" w:author="Saurabh Gairola" w:date="2020-08-11T11:48:00Z" w:initials="SG">
    <w:p w14:paraId="4B0B6523" w14:textId="76D14922" w:rsidR="00692A09" w:rsidRDefault="00692A09">
      <w:pPr>
        <w:pStyle w:val="CommentText"/>
      </w:pPr>
      <w:r>
        <w:rPr>
          <w:rStyle w:val="CommentReference"/>
        </w:rPr>
        <w:annotationRef/>
      </w:r>
      <w:r>
        <w:t>Tomcat is not mentioned in Questionnaire, There is no web server. Please cross check once.</w:t>
      </w:r>
    </w:p>
  </w:comment>
  <w:comment w:id="70" w:author="Saurabh Gairola" w:date="2020-08-11T11:50:00Z" w:initials="SG">
    <w:p w14:paraId="46D8DA86" w14:textId="3F3B0FCE" w:rsidR="00692A09" w:rsidRDefault="00692A09">
      <w:pPr>
        <w:pStyle w:val="CommentText"/>
      </w:pPr>
      <w:r>
        <w:rPr>
          <w:rStyle w:val="CommentReference"/>
        </w:rPr>
        <w:annotationRef/>
      </w:r>
      <w:r>
        <w:t>Medium criticality</w:t>
      </w:r>
    </w:p>
  </w:comment>
  <w:comment w:id="82" w:author="Saurabh Gairola" w:date="2020-08-11T11:53:00Z" w:initials="SG">
    <w:p w14:paraId="5A98C75A" w14:textId="0A05EBC2" w:rsidR="000B3E0B" w:rsidRDefault="000B3E0B">
      <w:pPr>
        <w:pStyle w:val="CommentText"/>
      </w:pPr>
      <w:r>
        <w:rPr>
          <w:rStyle w:val="CommentReference"/>
        </w:rPr>
        <w:annotationRef/>
      </w:r>
      <w:r>
        <w:t xml:space="preserve">Third party tools to be updated. Ex - </w:t>
      </w:r>
      <w:r w:rsidRPr="000B3E0B">
        <w:t>Detailed Software stack like - Jenkins, BitBucket, Slack, Sonarcube, Angular, SecureAuth, etc.</w:t>
      </w:r>
    </w:p>
  </w:comment>
  <w:comment w:id="106" w:author="Saurabh Gairola" w:date="2020-08-11T11:49:00Z" w:initials="SG">
    <w:p w14:paraId="55EF8221" w14:textId="26AC9B91" w:rsidR="00692A09" w:rsidRDefault="00692A09">
      <w:pPr>
        <w:pStyle w:val="CommentText"/>
      </w:pPr>
      <w:r>
        <w:rPr>
          <w:rStyle w:val="CommentReference"/>
        </w:rPr>
        <w:annotationRef/>
      </w:r>
      <w:r>
        <w:t>Ip Address change to be added. Connectivity to various external systems to be validated.</w:t>
      </w:r>
    </w:p>
  </w:comment>
  <w:comment w:id="115" w:author="Saurabh Gairola" w:date="2020-08-11T11:51:00Z" w:initials="SG">
    <w:p w14:paraId="57DA2D9F" w14:textId="28576F3E" w:rsidR="00692A09" w:rsidRDefault="00692A09">
      <w:pPr>
        <w:pStyle w:val="CommentText"/>
      </w:pPr>
      <w:r>
        <w:rPr>
          <w:rStyle w:val="CommentReference"/>
        </w:rPr>
        <w:annotationRef/>
      </w:r>
      <w:r>
        <w:t>No mention of clustered database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3902F3" w15:done="1"/>
  <w15:commentEx w15:paraId="4B0B6523" w15:done="1"/>
  <w15:commentEx w15:paraId="46D8DA86" w15:done="1"/>
  <w15:commentEx w15:paraId="5A98C75A" w15:done="1"/>
  <w15:commentEx w15:paraId="55EF8221" w15:done="0"/>
  <w15:commentEx w15:paraId="57DA2D9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0385" w16cex:dateUtc="2020-08-11T06:16:00Z"/>
  <w16cex:commentExtensible w16cex:durableId="22DD040A" w16cex:dateUtc="2020-08-11T06:18:00Z"/>
  <w16cex:commentExtensible w16cex:durableId="22DD0491" w16cex:dateUtc="2020-08-11T06:20:00Z"/>
  <w16cex:commentExtensible w16cex:durableId="22DD052A" w16cex:dateUtc="2020-08-11T06:23:00Z"/>
  <w16cex:commentExtensible w16cex:durableId="22DD0466" w16cex:dateUtc="2020-08-11T06:19:00Z"/>
  <w16cex:commentExtensible w16cex:durableId="22DD04D6" w16cex:dateUtc="2020-08-11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902F3" w16cid:durableId="22DD0385"/>
  <w16cid:commentId w16cid:paraId="4B0B6523" w16cid:durableId="22DD040A"/>
  <w16cid:commentId w16cid:paraId="46D8DA86" w16cid:durableId="22DD0491"/>
  <w16cid:commentId w16cid:paraId="5A98C75A" w16cid:durableId="22DD052A"/>
  <w16cid:commentId w16cid:paraId="55EF8221" w16cid:durableId="22DD0466"/>
  <w16cid:commentId w16cid:paraId="57DA2D9F" w16cid:durableId="22DD04D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E38D1C" w14:textId="77777777" w:rsidR="0043398F" w:rsidRDefault="0043398F">
      <w:r>
        <w:separator/>
      </w:r>
    </w:p>
  </w:endnote>
  <w:endnote w:type="continuationSeparator" w:id="0">
    <w:p w14:paraId="2B7E9920" w14:textId="77777777" w:rsidR="0043398F" w:rsidRDefault="00433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mith&amp;NephewLF">
    <w:altName w:val="Sitka Small"/>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n-e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1856196"/>
      <w:docPartObj>
        <w:docPartGallery w:val="Page Numbers (Bottom of Page)"/>
        <w:docPartUnique/>
      </w:docPartObj>
    </w:sdtPr>
    <w:sdtEndPr/>
    <w:sdtContent>
      <w:sdt>
        <w:sdtPr>
          <w:id w:val="1728636285"/>
          <w:docPartObj>
            <w:docPartGallery w:val="Page Numbers (Top of Page)"/>
            <w:docPartUnique/>
          </w:docPartObj>
        </w:sdtPr>
        <w:sdtEndPr/>
        <w:sdtContent>
          <w:p w14:paraId="5D6211CD" w14:textId="7BF9F84E" w:rsidR="006D54B2" w:rsidRDefault="006D54B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91501D">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1501D">
              <w:rPr>
                <w:b/>
                <w:bCs/>
                <w:noProof/>
              </w:rPr>
              <w:t>8</w:t>
            </w:r>
            <w:r>
              <w:rPr>
                <w:b/>
                <w:bCs/>
                <w:sz w:val="24"/>
                <w:szCs w:val="24"/>
              </w:rPr>
              <w:fldChar w:fldCharType="end"/>
            </w:r>
          </w:p>
        </w:sdtContent>
      </w:sdt>
    </w:sdtContent>
  </w:sdt>
  <w:p w14:paraId="3C592F30" w14:textId="77777777" w:rsidR="006D54B2" w:rsidRDefault="006D54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D22559" w14:textId="77777777" w:rsidR="0043398F" w:rsidRDefault="0043398F">
      <w:r>
        <w:separator/>
      </w:r>
    </w:p>
  </w:footnote>
  <w:footnote w:type="continuationSeparator" w:id="0">
    <w:p w14:paraId="4190B4F0" w14:textId="77777777" w:rsidR="0043398F" w:rsidRDefault="004339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1DECC" w14:textId="5DE03BB0" w:rsidR="006D54B2" w:rsidRDefault="006D54B2" w:rsidP="00426EBE">
    <w:r>
      <w:rPr>
        <w:noProof/>
        <w:lang w:val="en-US" w:eastAsia="en-US"/>
      </w:rPr>
      <w:drawing>
        <wp:anchor distT="0" distB="0" distL="114300" distR="114300" simplePos="0" relativeHeight="251656704" behindDoc="1" locked="0" layoutInCell="1" allowOverlap="1" wp14:anchorId="30D1DEE3" wp14:editId="7ECBAE50">
          <wp:simplePos x="0" y="0"/>
          <wp:positionH relativeFrom="column">
            <wp:posOffset>4159250</wp:posOffset>
          </wp:positionH>
          <wp:positionV relativeFrom="paragraph">
            <wp:posOffset>-602809</wp:posOffset>
          </wp:positionV>
          <wp:extent cx="2000250" cy="371475"/>
          <wp:effectExtent l="0" t="0" r="0" b="9525"/>
          <wp:wrapNone/>
          <wp:docPr id="14" name="Picture 14" descr="Smith &amp; Nep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ith &amp; Nephe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371475"/>
                  </a:xfrm>
                  <a:prstGeom prst="rect">
                    <a:avLst/>
                  </a:prstGeom>
                  <a:noFill/>
                </pic:spPr>
              </pic:pic>
            </a:graphicData>
          </a:graphic>
          <wp14:sizeRelH relativeFrom="page">
            <wp14:pctWidth>0</wp14:pctWidth>
          </wp14:sizeRelH>
          <wp14:sizeRelV relativeFrom="page">
            <wp14:pctHeight>0</wp14:pctHeight>
          </wp14:sizeRelV>
        </wp:anchor>
      </w:drawing>
    </w:r>
    <w:r w:rsidRPr="001B4E4D">
      <w:rPr>
        <w:noProof/>
        <w:lang w:val="en-US" w:eastAsia="en-US"/>
      </w:rPr>
      <mc:AlternateContent>
        <mc:Choice Requires="wpg">
          <w:drawing>
            <wp:anchor distT="0" distB="0" distL="114300" distR="114300" simplePos="0" relativeHeight="251659776" behindDoc="0" locked="0" layoutInCell="1" allowOverlap="1" wp14:anchorId="77F0F8BE" wp14:editId="74318F49">
              <wp:simplePos x="0" y="0"/>
              <wp:positionH relativeFrom="column">
                <wp:posOffset>-806450</wp:posOffset>
              </wp:positionH>
              <wp:positionV relativeFrom="paragraph">
                <wp:posOffset>-426085</wp:posOffset>
              </wp:positionV>
              <wp:extent cx="1257628" cy="213783"/>
              <wp:effectExtent l="0" t="0" r="0" b="0"/>
              <wp:wrapNone/>
              <wp:docPr id="16" name="Group 5">
                <a:extLst xmlns:a="http://schemas.openxmlformats.org/drawingml/2006/main">
                  <a:ext uri="{FF2B5EF4-FFF2-40B4-BE49-F238E27FC236}">
                    <a16:creationId xmlns:a16="http://schemas.microsoft.com/office/drawing/2014/main" id="{723C9AC8-ACF3-FF41-87E8-03C628140E90}"/>
                  </a:ext>
                </a:extLst>
              </wp:docPr>
              <wp:cNvGraphicFramePr/>
              <a:graphic xmlns:a="http://schemas.openxmlformats.org/drawingml/2006/main">
                <a:graphicData uri="http://schemas.microsoft.com/office/word/2010/wordprocessingGroup">
                  <wpg:wgp>
                    <wpg:cNvGrpSpPr/>
                    <wpg:grpSpPr bwMode="auto">
                      <a:xfrm>
                        <a:off x="0" y="0"/>
                        <a:ext cx="1257628" cy="213783"/>
                        <a:chOff x="0" y="0"/>
                        <a:chExt cx="1488" cy="255"/>
                      </a:xfrm>
                    </wpg:grpSpPr>
                    <wps:wsp>
                      <wps:cNvPr id="2" name="AutoShape 4">
                        <a:extLst>
                          <a:ext uri="{FF2B5EF4-FFF2-40B4-BE49-F238E27FC236}">
                            <a16:creationId xmlns:a16="http://schemas.microsoft.com/office/drawing/2014/main" id="{F30AC4C9-D5A0-D343-8BA3-8FB099EFB2C3}"/>
                          </a:ext>
                        </a:extLst>
                      </wps:cNvPr>
                      <wps:cNvSpPr>
                        <a:spLocks noChangeAspect="1" noChangeArrowheads="1" noTextEdit="1"/>
                      </wps:cNvSpPr>
                      <wps:spPr bwMode="auto">
                        <a:xfrm>
                          <a:off x="0" y="0"/>
                          <a:ext cx="1488"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wps:wsp>
                      <wps:cNvPr id="3" name="Freeform 3">
                        <a:extLst>
                          <a:ext uri="{FF2B5EF4-FFF2-40B4-BE49-F238E27FC236}">
                            <a16:creationId xmlns:a16="http://schemas.microsoft.com/office/drawing/2014/main" id="{E4477163-0CDA-C744-9311-A52C28A157DF}"/>
                          </a:ext>
                        </a:extLst>
                      </wps:cNvPr>
                      <wps:cNvSpPr>
                        <a:spLocks/>
                      </wps:cNvSpPr>
                      <wps:spPr bwMode="auto">
                        <a:xfrm>
                          <a:off x="28" y="26"/>
                          <a:ext cx="555" cy="194"/>
                        </a:xfrm>
                        <a:custGeom>
                          <a:avLst/>
                          <a:gdLst>
                            <a:gd name="T0" fmla="*/ 0 w 555"/>
                            <a:gd name="T1" fmla="*/ 194 h 194"/>
                            <a:gd name="T2" fmla="*/ 156 w 555"/>
                            <a:gd name="T3" fmla="*/ 194 h 194"/>
                            <a:gd name="T4" fmla="*/ 189 w 555"/>
                            <a:gd name="T5" fmla="*/ 116 h 194"/>
                            <a:gd name="T6" fmla="*/ 343 w 555"/>
                            <a:gd name="T7" fmla="*/ 116 h 194"/>
                            <a:gd name="T8" fmla="*/ 310 w 555"/>
                            <a:gd name="T9" fmla="*/ 194 h 194"/>
                            <a:gd name="T10" fmla="*/ 468 w 555"/>
                            <a:gd name="T11" fmla="*/ 194 h 194"/>
                            <a:gd name="T12" fmla="*/ 555 w 555"/>
                            <a:gd name="T13" fmla="*/ 0 h 194"/>
                            <a:gd name="T14" fmla="*/ 395 w 555"/>
                            <a:gd name="T15" fmla="*/ 0 h 194"/>
                            <a:gd name="T16" fmla="*/ 366 w 555"/>
                            <a:gd name="T17" fmla="*/ 66 h 194"/>
                            <a:gd name="T18" fmla="*/ 213 w 555"/>
                            <a:gd name="T19" fmla="*/ 66 h 194"/>
                            <a:gd name="T20" fmla="*/ 241 w 555"/>
                            <a:gd name="T21" fmla="*/ 0 h 194"/>
                            <a:gd name="T22" fmla="*/ 85 w 555"/>
                            <a:gd name="T23" fmla="*/ 0 h 194"/>
                            <a:gd name="T24" fmla="*/ 0 w 555"/>
                            <a:gd name="T25" fmla="*/ 194 h 19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555" h="194">
                              <a:moveTo>
                                <a:pt x="0" y="194"/>
                              </a:moveTo>
                              <a:lnTo>
                                <a:pt x="156" y="194"/>
                              </a:lnTo>
                              <a:lnTo>
                                <a:pt x="189" y="116"/>
                              </a:lnTo>
                              <a:lnTo>
                                <a:pt x="343" y="116"/>
                              </a:lnTo>
                              <a:lnTo>
                                <a:pt x="310" y="194"/>
                              </a:lnTo>
                              <a:lnTo>
                                <a:pt x="468" y="194"/>
                              </a:lnTo>
                              <a:lnTo>
                                <a:pt x="555" y="0"/>
                              </a:lnTo>
                              <a:lnTo>
                                <a:pt x="395" y="0"/>
                              </a:lnTo>
                              <a:lnTo>
                                <a:pt x="366" y="66"/>
                              </a:lnTo>
                              <a:lnTo>
                                <a:pt x="213" y="66"/>
                              </a:lnTo>
                              <a:lnTo>
                                <a:pt x="241" y="0"/>
                              </a:lnTo>
                              <a:lnTo>
                                <a:pt x="85" y="0"/>
                              </a:lnTo>
                              <a:lnTo>
                                <a:pt x="0" y="194"/>
                              </a:lnTo>
                              <a:close/>
                            </a:path>
                          </a:pathLst>
                        </a:custGeom>
                        <a:solidFill>
                          <a:srgbClr val="00529B"/>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0" name="Freeform 4">
                        <a:extLst>
                          <a:ext uri="{FF2B5EF4-FFF2-40B4-BE49-F238E27FC236}">
                            <a16:creationId xmlns:a16="http://schemas.microsoft.com/office/drawing/2014/main" id="{026ECD50-ED38-4847-8032-FDAACFEC3FDA}"/>
                          </a:ext>
                        </a:extLst>
                      </wps:cNvPr>
                      <wps:cNvSpPr>
                        <a:spLocks/>
                      </wps:cNvSpPr>
                      <wps:spPr bwMode="auto">
                        <a:xfrm>
                          <a:off x="555" y="10"/>
                          <a:ext cx="524" cy="222"/>
                        </a:xfrm>
                        <a:custGeom>
                          <a:avLst/>
                          <a:gdLst>
                            <a:gd name="T0" fmla="*/ 27472 w 222"/>
                            <a:gd name="T1" fmla="*/ 6096 h 94"/>
                            <a:gd name="T2" fmla="*/ 38398 w 222"/>
                            <a:gd name="T3" fmla="*/ 6096 h 94"/>
                            <a:gd name="T4" fmla="*/ 31506 w 222"/>
                            <a:gd name="T5" fmla="*/ 1393 h 94"/>
                            <a:gd name="T6" fmla="*/ 5865 w 222"/>
                            <a:gd name="T7" fmla="*/ 4322 h 94"/>
                            <a:gd name="T8" fmla="*/ 5337 w 222"/>
                            <a:gd name="T9" fmla="*/ 14251 h 94"/>
                            <a:gd name="T10" fmla="*/ 26448 w 222"/>
                            <a:gd name="T11" fmla="*/ 15053 h 94"/>
                            <a:gd name="T12" fmla="*/ 36125 w 222"/>
                            <a:gd name="T13" fmla="*/ 10736 h 94"/>
                            <a:gd name="T14" fmla="*/ 25048 w 222"/>
                            <a:gd name="T15" fmla="*/ 10736 h 94"/>
                            <a:gd name="T16" fmla="*/ 19556 w 222"/>
                            <a:gd name="T17" fmla="*/ 12477 h 94"/>
                            <a:gd name="T18" fmla="*/ 13622 w 222"/>
                            <a:gd name="T19" fmla="*/ 8311 h 94"/>
                            <a:gd name="T20" fmla="*/ 21763 w 222"/>
                            <a:gd name="T21" fmla="*/ 4322 h 94"/>
                            <a:gd name="T22" fmla="*/ 27472 w 222"/>
                            <a:gd name="T23" fmla="*/ 6096 h 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222" h="94">
                              <a:moveTo>
                                <a:pt x="159" y="35"/>
                              </a:moveTo>
                              <a:cubicBezTo>
                                <a:pt x="222" y="35"/>
                                <a:pt x="222" y="35"/>
                                <a:pt x="222" y="35"/>
                              </a:cubicBezTo>
                              <a:cubicBezTo>
                                <a:pt x="221" y="21"/>
                                <a:pt x="208" y="12"/>
                                <a:pt x="182" y="8"/>
                              </a:cubicBezTo>
                              <a:cubicBezTo>
                                <a:pt x="130" y="0"/>
                                <a:pt x="74" y="3"/>
                                <a:pt x="34" y="25"/>
                              </a:cubicBezTo>
                              <a:cubicBezTo>
                                <a:pt x="2" y="43"/>
                                <a:pt x="0" y="69"/>
                                <a:pt x="31" y="82"/>
                              </a:cubicBezTo>
                              <a:cubicBezTo>
                                <a:pt x="58" y="93"/>
                                <a:pt x="113" y="94"/>
                                <a:pt x="153" y="87"/>
                              </a:cubicBezTo>
                              <a:cubicBezTo>
                                <a:pt x="179" y="83"/>
                                <a:pt x="198" y="74"/>
                                <a:pt x="209" y="62"/>
                              </a:cubicBezTo>
                              <a:cubicBezTo>
                                <a:pt x="145" y="62"/>
                                <a:pt x="145" y="62"/>
                                <a:pt x="145" y="62"/>
                              </a:cubicBezTo>
                              <a:cubicBezTo>
                                <a:pt x="137" y="68"/>
                                <a:pt x="126" y="71"/>
                                <a:pt x="113" y="72"/>
                              </a:cubicBezTo>
                              <a:cubicBezTo>
                                <a:pt x="77" y="72"/>
                                <a:pt x="72" y="61"/>
                                <a:pt x="79" y="48"/>
                              </a:cubicBezTo>
                              <a:cubicBezTo>
                                <a:pt x="86" y="34"/>
                                <a:pt x="102" y="25"/>
                                <a:pt x="126" y="25"/>
                              </a:cubicBezTo>
                              <a:cubicBezTo>
                                <a:pt x="145" y="24"/>
                                <a:pt x="154" y="28"/>
                                <a:pt x="159" y="35"/>
                              </a:cubicBezTo>
                              <a:close/>
                            </a:path>
                          </a:pathLst>
                        </a:custGeom>
                        <a:solidFill>
                          <a:srgbClr val="00529B"/>
                        </a:solidFill>
                        <a:ln>
                          <a:noFill/>
                        </a:ln>
                        <a:extLst>
                          <a:ext uri="{91240B29-F687-4F45-9708-019B960494DF}">
                            <a14:hiddenLine xmlns:a14="http://schemas.microsoft.com/office/drawing/2010/main" w="9525">
                              <a:solidFill>
                                <a:srgbClr val="000000"/>
                              </a:solidFill>
                              <a:round/>
                              <a:headEnd/>
                              <a:tailEnd/>
                            </a14:hiddenLine>
                          </a:ext>
                        </a:extLst>
                      </wps:spPr>
                      <wps:bodyPr/>
                    </wps:wsp>
                    <wps:wsp>
                      <wps:cNvPr id="12" name="Freeform 5">
                        <a:extLst>
                          <a:ext uri="{FF2B5EF4-FFF2-40B4-BE49-F238E27FC236}">
                            <a16:creationId xmlns:a16="http://schemas.microsoft.com/office/drawing/2014/main" id="{1F7276C1-FFC6-D647-B10F-2CAFE7D98F98}"/>
                          </a:ext>
                        </a:extLst>
                      </wps:cNvPr>
                      <wps:cNvSpPr>
                        <a:spLocks/>
                      </wps:cNvSpPr>
                      <wps:spPr bwMode="auto">
                        <a:xfrm>
                          <a:off x="1068" y="26"/>
                          <a:ext cx="403" cy="194"/>
                        </a:xfrm>
                        <a:custGeom>
                          <a:avLst/>
                          <a:gdLst>
                            <a:gd name="T0" fmla="*/ 248 w 403"/>
                            <a:gd name="T1" fmla="*/ 0 h 194"/>
                            <a:gd name="T2" fmla="*/ 181 w 403"/>
                            <a:gd name="T3" fmla="*/ 146 h 194"/>
                            <a:gd name="T4" fmla="*/ 403 w 403"/>
                            <a:gd name="T5" fmla="*/ 146 h 194"/>
                            <a:gd name="T6" fmla="*/ 385 w 403"/>
                            <a:gd name="T7" fmla="*/ 194 h 194"/>
                            <a:gd name="T8" fmla="*/ 0 w 403"/>
                            <a:gd name="T9" fmla="*/ 194 h 194"/>
                            <a:gd name="T10" fmla="*/ 87 w 403"/>
                            <a:gd name="T11" fmla="*/ 0 h 194"/>
                            <a:gd name="T12" fmla="*/ 248 w 403"/>
                            <a:gd name="T13" fmla="*/ 0 h 194"/>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03" h="194">
                              <a:moveTo>
                                <a:pt x="248" y="0"/>
                              </a:moveTo>
                              <a:lnTo>
                                <a:pt x="181" y="146"/>
                              </a:lnTo>
                              <a:lnTo>
                                <a:pt x="403" y="146"/>
                              </a:lnTo>
                              <a:lnTo>
                                <a:pt x="385" y="194"/>
                              </a:lnTo>
                              <a:lnTo>
                                <a:pt x="0" y="194"/>
                              </a:lnTo>
                              <a:lnTo>
                                <a:pt x="87" y="0"/>
                              </a:lnTo>
                              <a:lnTo>
                                <a:pt x="248" y="0"/>
                              </a:lnTo>
                              <a:close/>
                            </a:path>
                          </a:pathLst>
                        </a:custGeom>
                        <a:solidFill>
                          <a:srgbClr val="00529B"/>
                        </a:solidFill>
                        <a:ln>
                          <a:noFill/>
                        </a:ln>
                        <a:extLst>
                          <a:ext uri="{91240B29-F687-4F45-9708-019B960494DF}">
                            <a14:hiddenLine xmlns:a14="http://schemas.microsoft.com/office/drawing/2010/main" w="9525">
                              <a:solidFill>
                                <a:srgbClr val="000000"/>
                              </a:solidFill>
                              <a:round/>
                              <a:headEnd/>
                              <a:tailEnd/>
                            </a14:hiddenLine>
                          </a:ext>
                        </a:extLst>
                      </wps:spPr>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67021EC" id="Group 5" o:spid="_x0000_s1026" style="position:absolute;margin-left:-63.5pt;margin-top:-33.55pt;width:99.05pt;height:16.85pt;z-index:251659776" coordsize="148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">
              <v:rect id="AutoShape 4" o:spid="_x0000_s1027" style="position:absolute;width:1488;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o:lock v:ext="edit" aspectratio="t" text="t"/>
              </v:rect>
              <v:shape id="Freeform 3" o:spid="_x0000_s1028" style="position:absolute;left:28;top:26;width:555;height:194;visibility:visible;mso-wrap-style:square;v-text-anchor:top" coordsize="55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" path="m,194r156,l189,116r154,l310,194r158,l555,,395,,366,66r-153,l241,,85,,,194xe" fillcolor="#00529b" stroked="f">
                <v:path arrowok="t" o:connecttype="custom" o:connectlocs="0,194;156,194;189,116;343,116;310,194;468,194;555,0;395,0;366,66;213,66;241,0;85,0;0,194" o:connectangles="0,0,0,0,0,0,0,0,0,0,0,0,0"/>
              </v:shape>
              <v:shape id="Freeform 4" o:spid="_x0000_s1029" style="position:absolute;left:555;top:10;width:524;height:222;visibility:visible;mso-wrap-style:square;v-text-anchor:top" coordsize="22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" path="m159,35v63,,63,,63,c221,21,208,12,182,8,130,,74,3,34,25,2,43,,69,31,82v27,11,82,12,122,5c179,83,198,74,209,62v-64,,-64,,-64,c137,68,126,71,113,72,77,72,72,61,79,48,86,34,102,25,126,25v19,-1,28,3,33,10xe" fillcolor="#00529b" stroked="f">
                <v:path arrowok="t" o:connecttype="custom" o:connectlocs="64844,14397;90633,14397;74366,3290;13844,10207;12597,33657;62427,35551;85268,25355;59122,25355;46159,29467;32153,19628;51369,10207;64844,14397" o:connectangles="0,0,0,0,0,0,0,0,0,0,0,0"/>
              </v:shape>
              <v:shape id="Freeform 5" o:spid="_x0000_s1030" style="position:absolute;left:1068;top:26;width:403;height:194;visibility:visible;mso-wrap-style:square;v-text-anchor:top" coordsize="40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" path="m248,l181,146r222,l385,194,,194,87,,248,xe" fillcolor="#00529b" stroked="f">
                <v:path arrowok="t" o:connecttype="custom" o:connectlocs="248,0;181,146;403,146;385,194;0,194;87,0;248,0" o:connectangles="0,0,0,0,0,0,0"/>
              </v:shape>
            </v:group>
          </w:pict>
        </mc:Fallback>
      </mc:AlternateContent>
    </w:r>
  </w:p>
  <w:p w14:paraId="30D1DEE2" w14:textId="77777777" w:rsidR="006D54B2" w:rsidRPr="00BC7586" w:rsidRDefault="006D54B2" w:rsidP="00BC758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6" type="#_x0000_t75" style="width:3in;height:3in" o:bullet="t"/>
    </w:pict>
  </w:numPicBullet>
  <w:numPicBullet w:numPicBulletId="1">
    <w:pict>
      <v:shape id="_x0000_i1647" type="#_x0000_t75" style="width:12pt;height:12pt" o:bullet="t">
        <v:imagedata r:id="rId1" o:title="link_out_bot"/>
      </v:shape>
    </w:pict>
  </w:numPicBullet>
  <w:numPicBullet w:numPicBulletId="2">
    <w:pict>
      <v:shape id="_x0000_i1648" type="#_x0000_t75" style="width:3in;height:3in" o:bullet="t"/>
    </w:pict>
  </w:numPicBullet>
  <w:numPicBullet w:numPicBulletId="3">
    <w:pict>
      <v:shape id="_x0000_i1649" type="#_x0000_t75" style="width:3in;height:3in" o:bullet="t"/>
    </w:pict>
  </w:numPicBullet>
  <w:numPicBullet w:numPicBulletId="4">
    <w:pict>
      <v:shape id="_x0000_i1650" type="#_x0000_t75" style="width:3in;height:3in" o:bullet="t"/>
    </w:pict>
  </w:numPicBullet>
  <w:numPicBullet w:numPicBulletId="5">
    <w:pict>
      <v:shape id="_x0000_i1651" type="#_x0000_t75" style="width:3in;height:3in" o:bullet="t"/>
    </w:pict>
  </w:numPicBullet>
  <w:numPicBullet w:numPicBulletId="6">
    <w:pict>
      <v:shape id="_x0000_i1652" type="#_x0000_t75" style="width:3in;height:3in" o:bullet="t"/>
    </w:pict>
  </w:numPicBullet>
  <w:numPicBullet w:numPicBulletId="7">
    <w:pict>
      <v:shape id="_x0000_i1653" type="#_x0000_t75" style="width:3in;height:3in" o:bullet="t"/>
    </w:pict>
  </w:numPicBullet>
  <w:numPicBullet w:numPicBulletId="8">
    <w:pict>
      <v:shape id="_x0000_i1654" type="#_x0000_t75" style="width:3in;height:3in" o:bullet="t"/>
    </w:pict>
  </w:numPicBullet>
  <w:numPicBullet w:numPicBulletId="9">
    <w:pict>
      <v:shape id="_x0000_i1655" type="#_x0000_t75" style="width:3in;height:3in" o:bullet="t"/>
    </w:pict>
  </w:numPicBullet>
  <w:numPicBullet w:numPicBulletId="10">
    <w:pict>
      <v:shape id="_x0000_i1656" type="#_x0000_t75" style="width:3in;height:3in" o:bullet="t"/>
    </w:pict>
  </w:numPicBullet>
  <w:numPicBullet w:numPicBulletId="11">
    <w:pict>
      <v:shape id="_x0000_i1657" type="#_x0000_t75" style="width:3in;height:3in" o:bullet="t"/>
    </w:pict>
  </w:numPicBullet>
  <w:numPicBullet w:numPicBulletId="12">
    <w:pict>
      <v:shape id="_x0000_i1658" type="#_x0000_t75" style="width:3in;height:3in" o:bullet="t"/>
    </w:pict>
  </w:numPicBullet>
  <w:numPicBullet w:numPicBulletId="13">
    <w:pict>
      <v:shape id="_x0000_i1659" type="#_x0000_t75" style="width:3in;height:3in" o:bullet="t"/>
    </w:pict>
  </w:numPicBullet>
  <w:numPicBullet w:numPicBulletId="14">
    <w:pict>
      <v:shape id="_x0000_i1660" type="#_x0000_t75" style="width:3in;height:3in" o:bullet="t"/>
    </w:pict>
  </w:numPicBullet>
  <w:numPicBullet w:numPicBulletId="15">
    <w:pict>
      <v:shape id="_x0000_i1661" type="#_x0000_t75" style="width:3in;height:3in" o:bullet="t"/>
    </w:pict>
  </w:numPicBullet>
  <w:numPicBullet w:numPicBulletId="16">
    <w:pict>
      <v:shape id="_x0000_i1662" type="#_x0000_t75" style="width:3in;height:3in" o:bullet="t"/>
    </w:pict>
  </w:numPicBullet>
  <w:numPicBullet w:numPicBulletId="17">
    <w:pict>
      <v:shape id="_x0000_i1663" type="#_x0000_t75" style="width:3in;height:3in" o:bullet="t"/>
    </w:pict>
  </w:numPicBullet>
  <w:numPicBullet w:numPicBulletId="18">
    <w:pict>
      <v:shape id="_x0000_i1664" type="#_x0000_t75" style="width:3in;height:3in" o:bullet="t"/>
    </w:pict>
  </w:numPicBullet>
  <w:numPicBullet w:numPicBulletId="19">
    <w:pict>
      <v:shape id="_x0000_i1665" type="#_x0000_t75" style="width:3in;height:3in" o:bullet="t"/>
    </w:pict>
  </w:numPicBullet>
  <w:numPicBullet w:numPicBulletId="20">
    <w:pict>
      <v:shape id="_x0000_i1666" type="#_x0000_t75" style="width:3in;height:3in" o:bullet="t"/>
    </w:pict>
  </w:numPicBullet>
  <w:numPicBullet w:numPicBulletId="21">
    <w:pict>
      <v:shape id="_x0000_i1667" type="#_x0000_t75" style="width:3in;height:3in" o:bullet="t"/>
    </w:pict>
  </w:numPicBullet>
  <w:numPicBullet w:numPicBulletId="22">
    <w:pict>
      <v:shape id="_x0000_i1668" type="#_x0000_t75" style="width:3in;height:3in" o:bullet="t"/>
    </w:pict>
  </w:numPicBullet>
  <w:numPicBullet w:numPicBulletId="23">
    <w:pict>
      <v:shape id="_x0000_i1669" type="#_x0000_t75" style="width:3in;height:3in" o:bullet="t"/>
    </w:pict>
  </w:numPicBullet>
  <w:numPicBullet w:numPicBulletId="24">
    <w:pict>
      <v:shape id="_x0000_i1670" type="#_x0000_t75" style="width:3in;height:3in" o:bullet="t"/>
    </w:pict>
  </w:numPicBullet>
  <w:numPicBullet w:numPicBulletId="25">
    <w:pict>
      <v:shape id="_x0000_i1671" type="#_x0000_t75" style="width:3in;height:3in" o:bullet="t"/>
    </w:pict>
  </w:numPicBullet>
  <w:numPicBullet w:numPicBulletId="26">
    <w:pict>
      <v:shape id="_x0000_i1672" type="#_x0000_t75" style="width:3in;height:3in" o:bullet="t"/>
    </w:pict>
  </w:numPicBullet>
  <w:numPicBullet w:numPicBulletId="27">
    <w:pict>
      <v:shape id="_x0000_i1673" type="#_x0000_t75" style="width:3in;height:3in" o:bullet="t"/>
    </w:pict>
  </w:numPicBullet>
  <w:numPicBullet w:numPicBulletId="28">
    <w:pict>
      <v:shape id="_x0000_i1674" type="#_x0000_t75" style="width:3in;height:3in" o:bullet="t"/>
    </w:pict>
  </w:numPicBullet>
  <w:numPicBullet w:numPicBulletId="29">
    <w:pict>
      <v:shape id="_x0000_i1675" type="#_x0000_t75" style="width:3in;height:3in" o:bullet="t"/>
    </w:pict>
  </w:numPicBullet>
  <w:numPicBullet w:numPicBulletId="30">
    <w:pict>
      <v:shape id="_x0000_i1676" type="#_x0000_t75" style="width:3in;height:3in" o:bullet="t"/>
    </w:pict>
  </w:numPicBullet>
  <w:abstractNum w:abstractNumId="0" w15:restartNumberingAfterBreak="0">
    <w:nsid w:val="03602B81"/>
    <w:multiLevelType w:val="hybridMultilevel"/>
    <w:tmpl w:val="59DEED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753B1"/>
    <w:multiLevelType w:val="hybridMultilevel"/>
    <w:tmpl w:val="D60883D4"/>
    <w:lvl w:ilvl="0" w:tplc="B41E8F3E">
      <w:start w:val="1"/>
      <w:numFmt w:val="decimal"/>
      <w:lvlText w:val="%1."/>
      <w:lvlJc w:val="left"/>
      <w:pPr>
        <w:ind w:left="460" w:hanging="360"/>
      </w:pPr>
      <w:rPr>
        <w:rFonts w:eastAsia="Helvetica"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CD74CC8"/>
    <w:multiLevelType w:val="multilevel"/>
    <w:tmpl w:val="7FAAFAD0"/>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AE2936"/>
    <w:multiLevelType w:val="hybridMultilevel"/>
    <w:tmpl w:val="53AC874A"/>
    <w:lvl w:ilvl="0" w:tplc="4346296C">
      <w:start w:val="1"/>
      <w:numFmt w:val="decimal"/>
      <w:lvlText w:val="%1."/>
      <w:lvlJc w:val="left"/>
      <w:pPr>
        <w:ind w:left="360" w:hanging="360"/>
      </w:pPr>
      <w:rPr>
        <w:rFonts w:ascii="Smith&amp;NephewLF" w:hAnsi="Smith&amp;NephewLF" w:hint="default"/>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D7277F"/>
    <w:multiLevelType w:val="hybridMultilevel"/>
    <w:tmpl w:val="3552D22E"/>
    <w:lvl w:ilvl="0" w:tplc="21202D9C">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374E4F"/>
    <w:multiLevelType w:val="hybridMultilevel"/>
    <w:tmpl w:val="BA722C3E"/>
    <w:lvl w:ilvl="0" w:tplc="8FD0847A">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967D56"/>
    <w:multiLevelType w:val="hybridMultilevel"/>
    <w:tmpl w:val="D1F2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FA6C49"/>
    <w:multiLevelType w:val="hybridMultilevel"/>
    <w:tmpl w:val="78B068E2"/>
    <w:lvl w:ilvl="0" w:tplc="9BEC2C30">
      <w:start w:val="1"/>
      <w:numFmt w:val="upperLetter"/>
      <w:pStyle w:val="Heading3"/>
      <w:lvlText w:val="%1."/>
      <w:lvlJc w:val="left"/>
      <w:pPr>
        <w:ind w:left="360" w:hanging="360"/>
      </w:pPr>
      <w:rPr>
        <w:rFonts w:hint="default"/>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3C02403"/>
    <w:multiLevelType w:val="hybridMultilevel"/>
    <w:tmpl w:val="295C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F7E32"/>
    <w:multiLevelType w:val="hybridMultilevel"/>
    <w:tmpl w:val="0F906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BA76E13"/>
    <w:multiLevelType w:val="hybridMultilevel"/>
    <w:tmpl w:val="27E4C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921D7B"/>
    <w:multiLevelType w:val="hybridMultilevel"/>
    <w:tmpl w:val="598A9FF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B35D35"/>
    <w:multiLevelType w:val="hybridMultilevel"/>
    <w:tmpl w:val="D0669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413E8B"/>
    <w:multiLevelType w:val="hybridMultilevel"/>
    <w:tmpl w:val="59BCF1AC"/>
    <w:lvl w:ilvl="0" w:tplc="4346296C">
      <w:start w:val="1"/>
      <w:numFmt w:val="decimal"/>
      <w:lvlText w:val="%1."/>
      <w:lvlJc w:val="left"/>
      <w:pPr>
        <w:ind w:left="360" w:hanging="360"/>
      </w:pPr>
      <w:rPr>
        <w:rFonts w:ascii="Smith&amp;NephewLF" w:hAnsi="Smith&amp;NephewLF" w:hint="default"/>
        <w:sz w:val="22"/>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9B24A0"/>
    <w:multiLevelType w:val="hybridMultilevel"/>
    <w:tmpl w:val="AC8E4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1B513E"/>
    <w:multiLevelType w:val="hybridMultilevel"/>
    <w:tmpl w:val="1BA6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3A6049"/>
    <w:multiLevelType w:val="hybridMultilevel"/>
    <w:tmpl w:val="4A40E27A"/>
    <w:lvl w:ilvl="0" w:tplc="16D41E02">
      <w:start w:val="1"/>
      <w:numFmt w:val="bullet"/>
      <w:lvlText w:val="•"/>
      <w:lvlJc w:val="left"/>
      <w:pPr>
        <w:tabs>
          <w:tab w:val="num" w:pos="720"/>
        </w:tabs>
        <w:ind w:left="720" w:hanging="360"/>
      </w:pPr>
      <w:rPr>
        <w:rFonts w:ascii="Smith&amp;NephewLF" w:hAnsi="Smith&amp;NephewLF" w:hint="default"/>
      </w:rPr>
    </w:lvl>
    <w:lvl w:ilvl="1" w:tplc="B01813F4">
      <w:start w:val="1"/>
      <w:numFmt w:val="bullet"/>
      <w:lvlText w:val="•"/>
      <w:lvlJc w:val="left"/>
      <w:pPr>
        <w:tabs>
          <w:tab w:val="num" w:pos="1440"/>
        </w:tabs>
        <w:ind w:left="1440" w:hanging="360"/>
      </w:pPr>
      <w:rPr>
        <w:rFonts w:ascii="Smith&amp;NephewLF" w:hAnsi="Smith&amp;NephewLF" w:hint="default"/>
      </w:rPr>
    </w:lvl>
    <w:lvl w:ilvl="2" w:tplc="FDC895AA" w:tentative="1">
      <w:start w:val="1"/>
      <w:numFmt w:val="bullet"/>
      <w:lvlText w:val="•"/>
      <w:lvlJc w:val="left"/>
      <w:pPr>
        <w:tabs>
          <w:tab w:val="num" w:pos="2160"/>
        </w:tabs>
        <w:ind w:left="2160" w:hanging="360"/>
      </w:pPr>
      <w:rPr>
        <w:rFonts w:ascii="Smith&amp;NephewLF" w:hAnsi="Smith&amp;NephewLF" w:hint="default"/>
      </w:rPr>
    </w:lvl>
    <w:lvl w:ilvl="3" w:tplc="4A5620EE" w:tentative="1">
      <w:start w:val="1"/>
      <w:numFmt w:val="bullet"/>
      <w:lvlText w:val="•"/>
      <w:lvlJc w:val="left"/>
      <w:pPr>
        <w:tabs>
          <w:tab w:val="num" w:pos="2880"/>
        </w:tabs>
        <w:ind w:left="2880" w:hanging="360"/>
      </w:pPr>
      <w:rPr>
        <w:rFonts w:ascii="Smith&amp;NephewLF" w:hAnsi="Smith&amp;NephewLF" w:hint="default"/>
      </w:rPr>
    </w:lvl>
    <w:lvl w:ilvl="4" w:tplc="A8287C96" w:tentative="1">
      <w:start w:val="1"/>
      <w:numFmt w:val="bullet"/>
      <w:lvlText w:val="•"/>
      <w:lvlJc w:val="left"/>
      <w:pPr>
        <w:tabs>
          <w:tab w:val="num" w:pos="3600"/>
        </w:tabs>
        <w:ind w:left="3600" w:hanging="360"/>
      </w:pPr>
      <w:rPr>
        <w:rFonts w:ascii="Smith&amp;NephewLF" w:hAnsi="Smith&amp;NephewLF" w:hint="default"/>
      </w:rPr>
    </w:lvl>
    <w:lvl w:ilvl="5" w:tplc="FC40E40E" w:tentative="1">
      <w:start w:val="1"/>
      <w:numFmt w:val="bullet"/>
      <w:lvlText w:val="•"/>
      <w:lvlJc w:val="left"/>
      <w:pPr>
        <w:tabs>
          <w:tab w:val="num" w:pos="4320"/>
        </w:tabs>
        <w:ind w:left="4320" w:hanging="360"/>
      </w:pPr>
      <w:rPr>
        <w:rFonts w:ascii="Smith&amp;NephewLF" w:hAnsi="Smith&amp;NephewLF" w:hint="default"/>
      </w:rPr>
    </w:lvl>
    <w:lvl w:ilvl="6" w:tplc="AFC83528" w:tentative="1">
      <w:start w:val="1"/>
      <w:numFmt w:val="bullet"/>
      <w:lvlText w:val="•"/>
      <w:lvlJc w:val="left"/>
      <w:pPr>
        <w:tabs>
          <w:tab w:val="num" w:pos="5040"/>
        </w:tabs>
        <w:ind w:left="5040" w:hanging="360"/>
      </w:pPr>
      <w:rPr>
        <w:rFonts w:ascii="Smith&amp;NephewLF" w:hAnsi="Smith&amp;NephewLF" w:hint="default"/>
      </w:rPr>
    </w:lvl>
    <w:lvl w:ilvl="7" w:tplc="9C68C97C" w:tentative="1">
      <w:start w:val="1"/>
      <w:numFmt w:val="bullet"/>
      <w:lvlText w:val="•"/>
      <w:lvlJc w:val="left"/>
      <w:pPr>
        <w:tabs>
          <w:tab w:val="num" w:pos="5760"/>
        </w:tabs>
        <w:ind w:left="5760" w:hanging="360"/>
      </w:pPr>
      <w:rPr>
        <w:rFonts w:ascii="Smith&amp;NephewLF" w:hAnsi="Smith&amp;NephewLF" w:hint="default"/>
      </w:rPr>
    </w:lvl>
    <w:lvl w:ilvl="8" w:tplc="32E87A50" w:tentative="1">
      <w:start w:val="1"/>
      <w:numFmt w:val="bullet"/>
      <w:lvlText w:val="•"/>
      <w:lvlJc w:val="left"/>
      <w:pPr>
        <w:tabs>
          <w:tab w:val="num" w:pos="6480"/>
        </w:tabs>
        <w:ind w:left="6480" w:hanging="360"/>
      </w:pPr>
      <w:rPr>
        <w:rFonts w:ascii="Smith&amp;NephewLF" w:hAnsi="Smith&amp;NephewLF" w:hint="default"/>
      </w:rPr>
    </w:lvl>
  </w:abstractNum>
  <w:abstractNum w:abstractNumId="17" w15:restartNumberingAfterBreak="0">
    <w:nsid w:val="56762751"/>
    <w:multiLevelType w:val="hybridMultilevel"/>
    <w:tmpl w:val="AADA21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8D6B2A"/>
    <w:multiLevelType w:val="hybridMultilevel"/>
    <w:tmpl w:val="11D0CCAC"/>
    <w:lvl w:ilvl="0" w:tplc="81A05BDE">
      <w:start w:val="1"/>
      <w:numFmt w:val="bullet"/>
      <w:lvlText w:val="•"/>
      <w:lvlJc w:val="left"/>
      <w:pPr>
        <w:tabs>
          <w:tab w:val="num" w:pos="720"/>
        </w:tabs>
        <w:ind w:left="720" w:hanging="360"/>
      </w:pPr>
      <w:rPr>
        <w:rFonts w:ascii="Smith&amp;NephewLF" w:hAnsi="Smith&amp;NephewLF" w:hint="default"/>
      </w:rPr>
    </w:lvl>
    <w:lvl w:ilvl="1" w:tplc="AD2CDC90">
      <w:start w:val="1"/>
      <w:numFmt w:val="bullet"/>
      <w:lvlText w:val="•"/>
      <w:lvlJc w:val="left"/>
      <w:pPr>
        <w:tabs>
          <w:tab w:val="num" w:pos="1440"/>
        </w:tabs>
        <w:ind w:left="1440" w:hanging="360"/>
      </w:pPr>
      <w:rPr>
        <w:rFonts w:ascii="Smith&amp;NephewLF" w:hAnsi="Smith&amp;NephewLF" w:hint="default"/>
      </w:rPr>
    </w:lvl>
    <w:lvl w:ilvl="2" w:tplc="0C7EAC86" w:tentative="1">
      <w:start w:val="1"/>
      <w:numFmt w:val="bullet"/>
      <w:lvlText w:val="•"/>
      <w:lvlJc w:val="left"/>
      <w:pPr>
        <w:tabs>
          <w:tab w:val="num" w:pos="2160"/>
        </w:tabs>
        <w:ind w:left="2160" w:hanging="360"/>
      </w:pPr>
      <w:rPr>
        <w:rFonts w:ascii="Smith&amp;NephewLF" w:hAnsi="Smith&amp;NephewLF" w:hint="default"/>
      </w:rPr>
    </w:lvl>
    <w:lvl w:ilvl="3" w:tplc="35CA1684" w:tentative="1">
      <w:start w:val="1"/>
      <w:numFmt w:val="bullet"/>
      <w:lvlText w:val="•"/>
      <w:lvlJc w:val="left"/>
      <w:pPr>
        <w:tabs>
          <w:tab w:val="num" w:pos="2880"/>
        </w:tabs>
        <w:ind w:left="2880" w:hanging="360"/>
      </w:pPr>
      <w:rPr>
        <w:rFonts w:ascii="Smith&amp;NephewLF" w:hAnsi="Smith&amp;NephewLF" w:hint="default"/>
      </w:rPr>
    </w:lvl>
    <w:lvl w:ilvl="4" w:tplc="390CFA40" w:tentative="1">
      <w:start w:val="1"/>
      <w:numFmt w:val="bullet"/>
      <w:lvlText w:val="•"/>
      <w:lvlJc w:val="left"/>
      <w:pPr>
        <w:tabs>
          <w:tab w:val="num" w:pos="3600"/>
        </w:tabs>
        <w:ind w:left="3600" w:hanging="360"/>
      </w:pPr>
      <w:rPr>
        <w:rFonts w:ascii="Smith&amp;NephewLF" w:hAnsi="Smith&amp;NephewLF" w:hint="default"/>
      </w:rPr>
    </w:lvl>
    <w:lvl w:ilvl="5" w:tplc="3056B4DE" w:tentative="1">
      <w:start w:val="1"/>
      <w:numFmt w:val="bullet"/>
      <w:lvlText w:val="•"/>
      <w:lvlJc w:val="left"/>
      <w:pPr>
        <w:tabs>
          <w:tab w:val="num" w:pos="4320"/>
        </w:tabs>
        <w:ind w:left="4320" w:hanging="360"/>
      </w:pPr>
      <w:rPr>
        <w:rFonts w:ascii="Smith&amp;NephewLF" w:hAnsi="Smith&amp;NephewLF" w:hint="default"/>
      </w:rPr>
    </w:lvl>
    <w:lvl w:ilvl="6" w:tplc="2A848436" w:tentative="1">
      <w:start w:val="1"/>
      <w:numFmt w:val="bullet"/>
      <w:lvlText w:val="•"/>
      <w:lvlJc w:val="left"/>
      <w:pPr>
        <w:tabs>
          <w:tab w:val="num" w:pos="5040"/>
        </w:tabs>
        <w:ind w:left="5040" w:hanging="360"/>
      </w:pPr>
      <w:rPr>
        <w:rFonts w:ascii="Smith&amp;NephewLF" w:hAnsi="Smith&amp;NephewLF" w:hint="default"/>
      </w:rPr>
    </w:lvl>
    <w:lvl w:ilvl="7" w:tplc="B4F012C4" w:tentative="1">
      <w:start w:val="1"/>
      <w:numFmt w:val="bullet"/>
      <w:lvlText w:val="•"/>
      <w:lvlJc w:val="left"/>
      <w:pPr>
        <w:tabs>
          <w:tab w:val="num" w:pos="5760"/>
        </w:tabs>
        <w:ind w:left="5760" w:hanging="360"/>
      </w:pPr>
      <w:rPr>
        <w:rFonts w:ascii="Smith&amp;NephewLF" w:hAnsi="Smith&amp;NephewLF" w:hint="default"/>
      </w:rPr>
    </w:lvl>
    <w:lvl w:ilvl="8" w:tplc="4D0C2E5C" w:tentative="1">
      <w:start w:val="1"/>
      <w:numFmt w:val="bullet"/>
      <w:lvlText w:val="•"/>
      <w:lvlJc w:val="left"/>
      <w:pPr>
        <w:tabs>
          <w:tab w:val="num" w:pos="6480"/>
        </w:tabs>
        <w:ind w:left="6480" w:hanging="360"/>
      </w:pPr>
      <w:rPr>
        <w:rFonts w:ascii="Smith&amp;NephewLF" w:hAnsi="Smith&amp;NephewLF" w:hint="default"/>
      </w:rPr>
    </w:lvl>
  </w:abstractNum>
  <w:abstractNum w:abstractNumId="19" w15:restartNumberingAfterBreak="0">
    <w:nsid w:val="76F42EFE"/>
    <w:multiLevelType w:val="hybridMultilevel"/>
    <w:tmpl w:val="295C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0820D7"/>
    <w:multiLevelType w:val="hybridMultilevel"/>
    <w:tmpl w:val="E6F03A96"/>
    <w:lvl w:ilvl="0" w:tplc="32C86B9E">
      <w:start w:val="1"/>
      <w:numFmt w:val="decimal"/>
      <w:lvlText w:val="%1."/>
      <w:lvlJc w:val="left"/>
      <w:pPr>
        <w:ind w:left="360" w:hanging="360"/>
      </w:pPr>
      <w:rPr>
        <w:rFonts w:ascii="Smith&amp;NephewLF" w:hAnsi="Smith&amp;NephewLF" w:hint="default"/>
        <w:sz w:val="22"/>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E52119"/>
    <w:multiLevelType w:val="hybridMultilevel"/>
    <w:tmpl w:val="D9A2C4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14"/>
  </w:num>
  <w:num w:numId="4">
    <w:abstractNumId w:val="17"/>
  </w:num>
  <w:num w:numId="5">
    <w:abstractNumId w:val="10"/>
  </w:num>
  <w:num w:numId="6">
    <w:abstractNumId w:val="15"/>
  </w:num>
  <w:num w:numId="7">
    <w:abstractNumId w:val="7"/>
  </w:num>
  <w:num w:numId="8">
    <w:abstractNumId w:val="1"/>
  </w:num>
  <w:num w:numId="9">
    <w:abstractNumId w:val="21"/>
  </w:num>
  <w:num w:numId="10">
    <w:abstractNumId w:val="3"/>
  </w:num>
  <w:num w:numId="11">
    <w:abstractNumId w:val="13"/>
  </w:num>
  <w:num w:numId="12">
    <w:abstractNumId w:val="20"/>
  </w:num>
  <w:num w:numId="13">
    <w:abstractNumId w:val="11"/>
  </w:num>
  <w:num w:numId="14">
    <w:abstractNumId w:val="7"/>
    <w:lvlOverride w:ilvl="0">
      <w:startOverride w:val="2"/>
    </w:lvlOverride>
  </w:num>
  <w:num w:numId="15">
    <w:abstractNumId w:val="5"/>
  </w:num>
  <w:num w:numId="16">
    <w:abstractNumId w:val="0"/>
  </w:num>
  <w:num w:numId="17">
    <w:abstractNumId w:val="2"/>
  </w:num>
  <w:num w:numId="18">
    <w:abstractNumId w:val="16"/>
  </w:num>
  <w:num w:numId="19">
    <w:abstractNumId w:val="18"/>
  </w:num>
  <w:num w:numId="20">
    <w:abstractNumId w:val="4"/>
  </w:num>
  <w:num w:numId="21">
    <w:abstractNumId w:val="19"/>
  </w:num>
  <w:num w:numId="22">
    <w:abstractNumId w:val="8"/>
  </w:num>
  <w:num w:numId="23">
    <w:abstractNumId w:val="1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hal Mehdi">
    <w15:presenceInfo w15:providerId="AD" w15:userId="S::nihal.m@HCL.COM::70b67014-6897-426d-b1e7-cbc3150acd7f"/>
  </w15:person>
  <w15:person w15:author="Saurabh Gairola">
    <w15:presenceInfo w15:providerId="AD" w15:userId="S::gairolas@hcl.com::14c51d21-7376-40bc-85bd-23ee36bcf3b4"/>
  </w15:person>
  <w15:person w15:author="Balavardhiraju Pottella">
    <w15:presenceInfo w15:providerId="AD" w15:userId="S-1-5-21-333653013-2304839960-3876203932-9629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82C"/>
    <w:rsid w:val="000001FA"/>
    <w:rsid w:val="000014E5"/>
    <w:rsid w:val="00002ED9"/>
    <w:rsid w:val="000111BE"/>
    <w:rsid w:val="00012344"/>
    <w:rsid w:val="000225AE"/>
    <w:rsid w:val="00027CC5"/>
    <w:rsid w:val="00031B63"/>
    <w:rsid w:val="00031DDE"/>
    <w:rsid w:val="0003333A"/>
    <w:rsid w:val="00036269"/>
    <w:rsid w:val="000441C0"/>
    <w:rsid w:val="0004441A"/>
    <w:rsid w:val="00050AEA"/>
    <w:rsid w:val="00052F4E"/>
    <w:rsid w:val="000532E2"/>
    <w:rsid w:val="00055CAA"/>
    <w:rsid w:val="00056B0D"/>
    <w:rsid w:val="00060EB1"/>
    <w:rsid w:val="000627C4"/>
    <w:rsid w:val="0006752C"/>
    <w:rsid w:val="000775E7"/>
    <w:rsid w:val="00082D18"/>
    <w:rsid w:val="00084519"/>
    <w:rsid w:val="00087B85"/>
    <w:rsid w:val="000917AF"/>
    <w:rsid w:val="000A1B5C"/>
    <w:rsid w:val="000A3C96"/>
    <w:rsid w:val="000A5CFF"/>
    <w:rsid w:val="000B0501"/>
    <w:rsid w:val="000B09D1"/>
    <w:rsid w:val="000B3E0B"/>
    <w:rsid w:val="000C0B0F"/>
    <w:rsid w:val="000C23C9"/>
    <w:rsid w:val="000C32AC"/>
    <w:rsid w:val="000C653E"/>
    <w:rsid w:val="000D0964"/>
    <w:rsid w:val="000E6BEC"/>
    <w:rsid w:val="000F4755"/>
    <w:rsid w:val="0010281B"/>
    <w:rsid w:val="00105C25"/>
    <w:rsid w:val="00105E6D"/>
    <w:rsid w:val="00111994"/>
    <w:rsid w:val="001119F3"/>
    <w:rsid w:val="001175D6"/>
    <w:rsid w:val="00126728"/>
    <w:rsid w:val="00134B92"/>
    <w:rsid w:val="0013758C"/>
    <w:rsid w:val="00142128"/>
    <w:rsid w:val="00143C64"/>
    <w:rsid w:val="00146C1A"/>
    <w:rsid w:val="001553A2"/>
    <w:rsid w:val="00165008"/>
    <w:rsid w:val="00170274"/>
    <w:rsid w:val="00176A07"/>
    <w:rsid w:val="001914A8"/>
    <w:rsid w:val="001916ED"/>
    <w:rsid w:val="00192776"/>
    <w:rsid w:val="00193B87"/>
    <w:rsid w:val="00195E5E"/>
    <w:rsid w:val="001A0608"/>
    <w:rsid w:val="001A0F79"/>
    <w:rsid w:val="001A3AC1"/>
    <w:rsid w:val="001B0633"/>
    <w:rsid w:val="001B160C"/>
    <w:rsid w:val="001B4E4D"/>
    <w:rsid w:val="001B6610"/>
    <w:rsid w:val="001C1032"/>
    <w:rsid w:val="001C79D4"/>
    <w:rsid w:val="001D5D9D"/>
    <w:rsid w:val="001D6EDA"/>
    <w:rsid w:val="001E113E"/>
    <w:rsid w:val="001E4869"/>
    <w:rsid w:val="001F7673"/>
    <w:rsid w:val="00204F4A"/>
    <w:rsid w:val="00207C6C"/>
    <w:rsid w:val="002110DB"/>
    <w:rsid w:val="00211D95"/>
    <w:rsid w:val="00214179"/>
    <w:rsid w:val="0021497B"/>
    <w:rsid w:val="00222975"/>
    <w:rsid w:val="00232A5A"/>
    <w:rsid w:val="00246140"/>
    <w:rsid w:val="0024739B"/>
    <w:rsid w:val="002630EC"/>
    <w:rsid w:val="002642D8"/>
    <w:rsid w:val="00264F1C"/>
    <w:rsid w:val="0027175D"/>
    <w:rsid w:val="00274219"/>
    <w:rsid w:val="00276F2A"/>
    <w:rsid w:val="00277D1F"/>
    <w:rsid w:val="0028072E"/>
    <w:rsid w:val="00283198"/>
    <w:rsid w:val="002843BB"/>
    <w:rsid w:val="00285B40"/>
    <w:rsid w:val="00287449"/>
    <w:rsid w:val="00291AF3"/>
    <w:rsid w:val="00294DBC"/>
    <w:rsid w:val="0029633B"/>
    <w:rsid w:val="002A0105"/>
    <w:rsid w:val="002A1706"/>
    <w:rsid w:val="002A3AE3"/>
    <w:rsid w:val="002A6424"/>
    <w:rsid w:val="002A6A96"/>
    <w:rsid w:val="002B1E0E"/>
    <w:rsid w:val="002B3D2C"/>
    <w:rsid w:val="002B4415"/>
    <w:rsid w:val="002B50C4"/>
    <w:rsid w:val="002D3016"/>
    <w:rsid w:val="002D3E7A"/>
    <w:rsid w:val="002D3F6C"/>
    <w:rsid w:val="002D7F85"/>
    <w:rsid w:val="002E1552"/>
    <w:rsid w:val="002E2772"/>
    <w:rsid w:val="002E3647"/>
    <w:rsid w:val="002E55F4"/>
    <w:rsid w:val="002F4CD9"/>
    <w:rsid w:val="002F5D60"/>
    <w:rsid w:val="00304C67"/>
    <w:rsid w:val="003063A5"/>
    <w:rsid w:val="00306710"/>
    <w:rsid w:val="0031189A"/>
    <w:rsid w:val="00313725"/>
    <w:rsid w:val="00313B97"/>
    <w:rsid w:val="003206BD"/>
    <w:rsid w:val="00320CF0"/>
    <w:rsid w:val="00321C6E"/>
    <w:rsid w:val="003306B0"/>
    <w:rsid w:val="0033231B"/>
    <w:rsid w:val="0034082C"/>
    <w:rsid w:val="003464F1"/>
    <w:rsid w:val="003516A6"/>
    <w:rsid w:val="00380E71"/>
    <w:rsid w:val="0038233A"/>
    <w:rsid w:val="003859F4"/>
    <w:rsid w:val="003919EB"/>
    <w:rsid w:val="003927EC"/>
    <w:rsid w:val="0039638D"/>
    <w:rsid w:val="003A0FA8"/>
    <w:rsid w:val="003A11EB"/>
    <w:rsid w:val="003A1C2B"/>
    <w:rsid w:val="003A2AE2"/>
    <w:rsid w:val="003A6505"/>
    <w:rsid w:val="003A6780"/>
    <w:rsid w:val="003B2795"/>
    <w:rsid w:val="003B3F97"/>
    <w:rsid w:val="003C443E"/>
    <w:rsid w:val="003D0507"/>
    <w:rsid w:val="003D14DC"/>
    <w:rsid w:val="003F6AD9"/>
    <w:rsid w:val="00402EB7"/>
    <w:rsid w:val="00404CFA"/>
    <w:rsid w:val="004068B7"/>
    <w:rsid w:val="004074D1"/>
    <w:rsid w:val="00410106"/>
    <w:rsid w:val="004135B2"/>
    <w:rsid w:val="0041680D"/>
    <w:rsid w:val="00416BAB"/>
    <w:rsid w:val="00420F44"/>
    <w:rsid w:val="0042177E"/>
    <w:rsid w:val="0042268A"/>
    <w:rsid w:val="00426EBE"/>
    <w:rsid w:val="00427763"/>
    <w:rsid w:val="00427AB1"/>
    <w:rsid w:val="0043398F"/>
    <w:rsid w:val="00447A82"/>
    <w:rsid w:val="00455EE4"/>
    <w:rsid w:val="00456FF4"/>
    <w:rsid w:val="004575C8"/>
    <w:rsid w:val="00466F4B"/>
    <w:rsid w:val="00470010"/>
    <w:rsid w:val="00471147"/>
    <w:rsid w:val="00471C8A"/>
    <w:rsid w:val="00473A6E"/>
    <w:rsid w:val="00481826"/>
    <w:rsid w:val="00482043"/>
    <w:rsid w:val="004864D0"/>
    <w:rsid w:val="004A1853"/>
    <w:rsid w:val="004A20DE"/>
    <w:rsid w:val="004A219A"/>
    <w:rsid w:val="004B0EED"/>
    <w:rsid w:val="004C3FEA"/>
    <w:rsid w:val="004C72C1"/>
    <w:rsid w:val="004D13EB"/>
    <w:rsid w:val="004D3F93"/>
    <w:rsid w:val="004E3EF5"/>
    <w:rsid w:val="004E4F99"/>
    <w:rsid w:val="004F5EB3"/>
    <w:rsid w:val="00500562"/>
    <w:rsid w:val="005012F0"/>
    <w:rsid w:val="0050233D"/>
    <w:rsid w:val="00503D27"/>
    <w:rsid w:val="005046A6"/>
    <w:rsid w:val="005065EB"/>
    <w:rsid w:val="00506DEF"/>
    <w:rsid w:val="00507CF1"/>
    <w:rsid w:val="00510339"/>
    <w:rsid w:val="00510669"/>
    <w:rsid w:val="00510A15"/>
    <w:rsid w:val="00511B6F"/>
    <w:rsid w:val="005205A7"/>
    <w:rsid w:val="0053048E"/>
    <w:rsid w:val="00530B96"/>
    <w:rsid w:val="00535B56"/>
    <w:rsid w:val="00546029"/>
    <w:rsid w:val="005513D3"/>
    <w:rsid w:val="00555C6D"/>
    <w:rsid w:val="00556145"/>
    <w:rsid w:val="00560F4B"/>
    <w:rsid w:val="0056380B"/>
    <w:rsid w:val="0056466E"/>
    <w:rsid w:val="0057090C"/>
    <w:rsid w:val="00571BB3"/>
    <w:rsid w:val="00575AEE"/>
    <w:rsid w:val="00575F84"/>
    <w:rsid w:val="00584E37"/>
    <w:rsid w:val="0058724A"/>
    <w:rsid w:val="00587F55"/>
    <w:rsid w:val="005A08A7"/>
    <w:rsid w:val="005A37A9"/>
    <w:rsid w:val="005A7192"/>
    <w:rsid w:val="005B1E7A"/>
    <w:rsid w:val="005B4A7A"/>
    <w:rsid w:val="005C53D3"/>
    <w:rsid w:val="005C6768"/>
    <w:rsid w:val="005C7BA1"/>
    <w:rsid w:val="005D2D1C"/>
    <w:rsid w:val="005D402E"/>
    <w:rsid w:val="005E2586"/>
    <w:rsid w:val="005E472B"/>
    <w:rsid w:val="005E59AB"/>
    <w:rsid w:val="005E6D20"/>
    <w:rsid w:val="005E7082"/>
    <w:rsid w:val="005F1D95"/>
    <w:rsid w:val="005F635D"/>
    <w:rsid w:val="00602605"/>
    <w:rsid w:val="00606433"/>
    <w:rsid w:val="00620B0E"/>
    <w:rsid w:val="00631665"/>
    <w:rsid w:val="00636ECD"/>
    <w:rsid w:val="00637B0C"/>
    <w:rsid w:val="00641288"/>
    <w:rsid w:val="006422C5"/>
    <w:rsid w:val="00645534"/>
    <w:rsid w:val="00646D6E"/>
    <w:rsid w:val="00651E6F"/>
    <w:rsid w:val="00654225"/>
    <w:rsid w:val="006577DB"/>
    <w:rsid w:val="006637DF"/>
    <w:rsid w:val="00670E09"/>
    <w:rsid w:val="00681F23"/>
    <w:rsid w:val="0068258A"/>
    <w:rsid w:val="00682B1D"/>
    <w:rsid w:val="00692A09"/>
    <w:rsid w:val="006A0455"/>
    <w:rsid w:val="006B2A19"/>
    <w:rsid w:val="006B3CED"/>
    <w:rsid w:val="006C11F3"/>
    <w:rsid w:val="006C2EF5"/>
    <w:rsid w:val="006C4BD4"/>
    <w:rsid w:val="006D54B2"/>
    <w:rsid w:val="006D7907"/>
    <w:rsid w:val="006E3094"/>
    <w:rsid w:val="006E6C30"/>
    <w:rsid w:val="006F022E"/>
    <w:rsid w:val="006F57B0"/>
    <w:rsid w:val="006F5A94"/>
    <w:rsid w:val="006F6195"/>
    <w:rsid w:val="006F6F64"/>
    <w:rsid w:val="006F7D91"/>
    <w:rsid w:val="00702EF3"/>
    <w:rsid w:val="00704E5A"/>
    <w:rsid w:val="00710D39"/>
    <w:rsid w:val="00711F4A"/>
    <w:rsid w:val="00715F3A"/>
    <w:rsid w:val="00726FA8"/>
    <w:rsid w:val="00727DB2"/>
    <w:rsid w:val="007364A3"/>
    <w:rsid w:val="00736674"/>
    <w:rsid w:val="0074076F"/>
    <w:rsid w:val="00746489"/>
    <w:rsid w:val="00752B4B"/>
    <w:rsid w:val="00753161"/>
    <w:rsid w:val="00754076"/>
    <w:rsid w:val="00755C2F"/>
    <w:rsid w:val="00755CC8"/>
    <w:rsid w:val="00760F88"/>
    <w:rsid w:val="007611D6"/>
    <w:rsid w:val="007622E9"/>
    <w:rsid w:val="00762822"/>
    <w:rsid w:val="007649F0"/>
    <w:rsid w:val="00770A15"/>
    <w:rsid w:val="007776E7"/>
    <w:rsid w:val="00780EF3"/>
    <w:rsid w:val="00782C0E"/>
    <w:rsid w:val="007953ED"/>
    <w:rsid w:val="00797DF8"/>
    <w:rsid w:val="007A21C5"/>
    <w:rsid w:val="007A65BD"/>
    <w:rsid w:val="007A6BED"/>
    <w:rsid w:val="007C381A"/>
    <w:rsid w:val="007C564E"/>
    <w:rsid w:val="007D4435"/>
    <w:rsid w:val="007D5102"/>
    <w:rsid w:val="007E12A7"/>
    <w:rsid w:val="007E1A31"/>
    <w:rsid w:val="007E1EBB"/>
    <w:rsid w:val="007F13F2"/>
    <w:rsid w:val="007F4A06"/>
    <w:rsid w:val="007F4D37"/>
    <w:rsid w:val="00801545"/>
    <w:rsid w:val="00806928"/>
    <w:rsid w:val="00807CA2"/>
    <w:rsid w:val="00812732"/>
    <w:rsid w:val="00825685"/>
    <w:rsid w:val="00826552"/>
    <w:rsid w:val="0082679B"/>
    <w:rsid w:val="008267A7"/>
    <w:rsid w:val="008464F3"/>
    <w:rsid w:val="008474A2"/>
    <w:rsid w:val="00862688"/>
    <w:rsid w:val="008638B8"/>
    <w:rsid w:val="00866A08"/>
    <w:rsid w:val="00870204"/>
    <w:rsid w:val="008706B9"/>
    <w:rsid w:val="00872507"/>
    <w:rsid w:val="008732C6"/>
    <w:rsid w:val="00885696"/>
    <w:rsid w:val="00885FDC"/>
    <w:rsid w:val="00887C59"/>
    <w:rsid w:val="008905DA"/>
    <w:rsid w:val="008964B1"/>
    <w:rsid w:val="008A01E1"/>
    <w:rsid w:val="008A57D4"/>
    <w:rsid w:val="008A6275"/>
    <w:rsid w:val="008C2F7D"/>
    <w:rsid w:val="008C3480"/>
    <w:rsid w:val="008D09FC"/>
    <w:rsid w:val="008D17FE"/>
    <w:rsid w:val="008D211F"/>
    <w:rsid w:val="008E4DC9"/>
    <w:rsid w:val="008F4B7E"/>
    <w:rsid w:val="008F508A"/>
    <w:rsid w:val="008F76AD"/>
    <w:rsid w:val="00902AE6"/>
    <w:rsid w:val="00912415"/>
    <w:rsid w:val="00912A73"/>
    <w:rsid w:val="00914945"/>
    <w:rsid w:val="0091501D"/>
    <w:rsid w:val="00915BA6"/>
    <w:rsid w:val="009176B3"/>
    <w:rsid w:val="009232A5"/>
    <w:rsid w:val="00926910"/>
    <w:rsid w:val="00931094"/>
    <w:rsid w:val="00935BA6"/>
    <w:rsid w:val="009416B1"/>
    <w:rsid w:val="00945D90"/>
    <w:rsid w:val="00947935"/>
    <w:rsid w:val="00951059"/>
    <w:rsid w:val="00951C07"/>
    <w:rsid w:val="009551A0"/>
    <w:rsid w:val="0095636F"/>
    <w:rsid w:val="00960171"/>
    <w:rsid w:val="00966C00"/>
    <w:rsid w:val="00967046"/>
    <w:rsid w:val="0097203B"/>
    <w:rsid w:val="0097567D"/>
    <w:rsid w:val="00981FD5"/>
    <w:rsid w:val="00984D8B"/>
    <w:rsid w:val="009A78BC"/>
    <w:rsid w:val="009B33C7"/>
    <w:rsid w:val="009C58EB"/>
    <w:rsid w:val="009D12EA"/>
    <w:rsid w:val="009D249F"/>
    <w:rsid w:val="009D687B"/>
    <w:rsid w:val="009D7F83"/>
    <w:rsid w:val="009F33DF"/>
    <w:rsid w:val="00A023A7"/>
    <w:rsid w:val="00A0388F"/>
    <w:rsid w:val="00A07753"/>
    <w:rsid w:val="00A0797C"/>
    <w:rsid w:val="00A126D6"/>
    <w:rsid w:val="00A1655C"/>
    <w:rsid w:val="00A24241"/>
    <w:rsid w:val="00A2770E"/>
    <w:rsid w:val="00A30C47"/>
    <w:rsid w:val="00A351AF"/>
    <w:rsid w:val="00A353F4"/>
    <w:rsid w:val="00A370D3"/>
    <w:rsid w:val="00A53A55"/>
    <w:rsid w:val="00A6518A"/>
    <w:rsid w:val="00A82902"/>
    <w:rsid w:val="00A82C96"/>
    <w:rsid w:val="00A8694B"/>
    <w:rsid w:val="00AA0906"/>
    <w:rsid w:val="00AB33CB"/>
    <w:rsid w:val="00AB75C0"/>
    <w:rsid w:val="00AC541A"/>
    <w:rsid w:val="00AE06A9"/>
    <w:rsid w:val="00AE0EEA"/>
    <w:rsid w:val="00B00535"/>
    <w:rsid w:val="00B00A80"/>
    <w:rsid w:val="00B03095"/>
    <w:rsid w:val="00B031D5"/>
    <w:rsid w:val="00B05B14"/>
    <w:rsid w:val="00B13721"/>
    <w:rsid w:val="00B2611C"/>
    <w:rsid w:val="00B26235"/>
    <w:rsid w:val="00B4372F"/>
    <w:rsid w:val="00B57CA0"/>
    <w:rsid w:val="00B60A84"/>
    <w:rsid w:val="00B70F36"/>
    <w:rsid w:val="00B71B31"/>
    <w:rsid w:val="00B81860"/>
    <w:rsid w:val="00B825D8"/>
    <w:rsid w:val="00B86626"/>
    <w:rsid w:val="00B875D2"/>
    <w:rsid w:val="00B95890"/>
    <w:rsid w:val="00BA14E4"/>
    <w:rsid w:val="00BA18E4"/>
    <w:rsid w:val="00BB0A38"/>
    <w:rsid w:val="00BC4005"/>
    <w:rsid w:val="00BC5A3D"/>
    <w:rsid w:val="00BC7586"/>
    <w:rsid w:val="00BD66F1"/>
    <w:rsid w:val="00BD7B82"/>
    <w:rsid w:val="00BE2F34"/>
    <w:rsid w:val="00BF447C"/>
    <w:rsid w:val="00C00556"/>
    <w:rsid w:val="00C01AB9"/>
    <w:rsid w:val="00C067B8"/>
    <w:rsid w:val="00C14111"/>
    <w:rsid w:val="00C174E7"/>
    <w:rsid w:val="00C33A7C"/>
    <w:rsid w:val="00C5548F"/>
    <w:rsid w:val="00C56A34"/>
    <w:rsid w:val="00C6259E"/>
    <w:rsid w:val="00C65E1D"/>
    <w:rsid w:val="00C67C27"/>
    <w:rsid w:val="00C704A5"/>
    <w:rsid w:val="00C73CAC"/>
    <w:rsid w:val="00C769B4"/>
    <w:rsid w:val="00C82397"/>
    <w:rsid w:val="00C84B0F"/>
    <w:rsid w:val="00C91F05"/>
    <w:rsid w:val="00C93B97"/>
    <w:rsid w:val="00C96D47"/>
    <w:rsid w:val="00C96E52"/>
    <w:rsid w:val="00CA2D8A"/>
    <w:rsid w:val="00CA64E2"/>
    <w:rsid w:val="00CA7E04"/>
    <w:rsid w:val="00CB1C02"/>
    <w:rsid w:val="00CB2D3C"/>
    <w:rsid w:val="00CB69AF"/>
    <w:rsid w:val="00CC3DDB"/>
    <w:rsid w:val="00CD3F8E"/>
    <w:rsid w:val="00CD4571"/>
    <w:rsid w:val="00CE0A00"/>
    <w:rsid w:val="00CE0A84"/>
    <w:rsid w:val="00CE0F81"/>
    <w:rsid w:val="00CE2355"/>
    <w:rsid w:val="00CF29AA"/>
    <w:rsid w:val="00D05B01"/>
    <w:rsid w:val="00D06BDE"/>
    <w:rsid w:val="00D0733C"/>
    <w:rsid w:val="00D12A2E"/>
    <w:rsid w:val="00D13B8B"/>
    <w:rsid w:val="00D14A21"/>
    <w:rsid w:val="00D24F38"/>
    <w:rsid w:val="00D33C99"/>
    <w:rsid w:val="00D34232"/>
    <w:rsid w:val="00D364C8"/>
    <w:rsid w:val="00D63B70"/>
    <w:rsid w:val="00D70033"/>
    <w:rsid w:val="00D83B7D"/>
    <w:rsid w:val="00D851CD"/>
    <w:rsid w:val="00DA353D"/>
    <w:rsid w:val="00DA3FDA"/>
    <w:rsid w:val="00DA5352"/>
    <w:rsid w:val="00DA5CC5"/>
    <w:rsid w:val="00DB2ECF"/>
    <w:rsid w:val="00DB3833"/>
    <w:rsid w:val="00DB3B36"/>
    <w:rsid w:val="00DC27A5"/>
    <w:rsid w:val="00DC4AE2"/>
    <w:rsid w:val="00DC671B"/>
    <w:rsid w:val="00DD0354"/>
    <w:rsid w:val="00DE07E5"/>
    <w:rsid w:val="00DE10C9"/>
    <w:rsid w:val="00DE2256"/>
    <w:rsid w:val="00DE2FC2"/>
    <w:rsid w:val="00DE3249"/>
    <w:rsid w:val="00DE484E"/>
    <w:rsid w:val="00DF129D"/>
    <w:rsid w:val="00E00B8B"/>
    <w:rsid w:val="00E056E2"/>
    <w:rsid w:val="00E05AC0"/>
    <w:rsid w:val="00E15FBB"/>
    <w:rsid w:val="00E25FB1"/>
    <w:rsid w:val="00E32CF2"/>
    <w:rsid w:val="00E33819"/>
    <w:rsid w:val="00E34042"/>
    <w:rsid w:val="00E50689"/>
    <w:rsid w:val="00E534F8"/>
    <w:rsid w:val="00E634D1"/>
    <w:rsid w:val="00E734B9"/>
    <w:rsid w:val="00E73E17"/>
    <w:rsid w:val="00E74A7D"/>
    <w:rsid w:val="00E84B68"/>
    <w:rsid w:val="00E8579E"/>
    <w:rsid w:val="00E91741"/>
    <w:rsid w:val="00E955B4"/>
    <w:rsid w:val="00E96EEC"/>
    <w:rsid w:val="00EA1985"/>
    <w:rsid w:val="00EA46AF"/>
    <w:rsid w:val="00EB0ED1"/>
    <w:rsid w:val="00EB284C"/>
    <w:rsid w:val="00EB3155"/>
    <w:rsid w:val="00EC362C"/>
    <w:rsid w:val="00ED10ED"/>
    <w:rsid w:val="00EE77C9"/>
    <w:rsid w:val="00EF1B14"/>
    <w:rsid w:val="00EF25AA"/>
    <w:rsid w:val="00EF597B"/>
    <w:rsid w:val="00EF7140"/>
    <w:rsid w:val="00F07843"/>
    <w:rsid w:val="00F21CB9"/>
    <w:rsid w:val="00F2517C"/>
    <w:rsid w:val="00F32B6D"/>
    <w:rsid w:val="00F37BAA"/>
    <w:rsid w:val="00F41E8C"/>
    <w:rsid w:val="00F43516"/>
    <w:rsid w:val="00F43E21"/>
    <w:rsid w:val="00F43E6C"/>
    <w:rsid w:val="00F45088"/>
    <w:rsid w:val="00F45B31"/>
    <w:rsid w:val="00F50028"/>
    <w:rsid w:val="00F555A6"/>
    <w:rsid w:val="00F6151C"/>
    <w:rsid w:val="00F63800"/>
    <w:rsid w:val="00F646F9"/>
    <w:rsid w:val="00F70380"/>
    <w:rsid w:val="00F7055C"/>
    <w:rsid w:val="00F74BD5"/>
    <w:rsid w:val="00F760C1"/>
    <w:rsid w:val="00F977C8"/>
    <w:rsid w:val="00FA258B"/>
    <w:rsid w:val="00FA4F2F"/>
    <w:rsid w:val="00FA54EB"/>
    <w:rsid w:val="00FA5A82"/>
    <w:rsid w:val="00FB0204"/>
    <w:rsid w:val="00FB1980"/>
    <w:rsid w:val="00FB3E19"/>
    <w:rsid w:val="00FB482E"/>
    <w:rsid w:val="00FB4FB5"/>
    <w:rsid w:val="00FD35BE"/>
    <w:rsid w:val="00FD4967"/>
    <w:rsid w:val="00FD4B1F"/>
    <w:rsid w:val="00FD697C"/>
    <w:rsid w:val="00FE0A3E"/>
    <w:rsid w:val="00FE4C12"/>
    <w:rsid w:val="00FE5736"/>
    <w:rsid w:val="00FE5831"/>
    <w:rsid w:val="00FE756C"/>
    <w:rsid w:val="00FF0E2D"/>
    <w:rsid w:val="00FF1444"/>
    <w:rsid w:val="00FF1E43"/>
    <w:rsid w:val="00FF2B70"/>
    <w:rsid w:val="00FF7DC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D1DE14"/>
  <w15:docId w15:val="{90004F78-B924-4F84-8E43-E9041FE22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B63"/>
    <w:pPr>
      <w:widowControl w:val="0"/>
      <w:spacing w:after="120"/>
    </w:pPr>
    <w:rPr>
      <w:rFonts w:ascii="Smith&amp;NephewLF" w:hAnsi="Smith&amp;NephewLF"/>
      <w:kern w:val="2"/>
      <w:sz w:val="22"/>
      <w:szCs w:val="24"/>
      <w:lang w:eastAsia="zh-CN"/>
    </w:rPr>
  </w:style>
  <w:style w:type="paragraph" w:styleId="Heading1">
    <w:name w:val="heading 1"/>
    <w:basedOn w:val="Heading2"/>
    <w:next w:val="Normal"/>
    <w:link w:val="Heading1Char"/>
    <w:uiPriority w:val="9"/>
    <w:qFormat/>
    <w:rsid w:val="00031B63"/>
    <w:pPr>
      <w:outlineLvl w:val="0"/>
    </w:pPr>
    <w:rPr>
      <w:sz w:val="32"/>
    </w:rPr>
  </w:style>
  <w:style w:type="paragraph" w:styleId="Heading2">
    <w:name w:val="heading 2"/>
    <w:basedOn w:val="Normal"/>
    <w:next w:val="Normal"/>
    <w:link w:val="Heading2Char"/>
    <w:qFormat/>
    <w:rsid w:val="00753161"/>
    <w:pPr>
      <w:keepNext/>
      <w:widowControl/>
      <w:spacing w:before="240" w:after="240"/>
      <w:outlineLvl w:val="1"/>
    </w:pPr>
    <w:rPr>
      <w:rFonts w:eastAsia="MS Mincho"/>
      <w:b/>
      <w:bCs/>
      <w:color w:val="FF6600"/>
      <w:kern w:val="0"/>
      <w:sz w:val="24"/>
      <w:lang w:eastAsia="en-US"/>
    </w:rPr>
  </w:style>
  <w:style w:type="paragraph" w:styleId="Heading3">
    <w:name w:val="heading 3"/>
    <w:basedOn w:val="Normal"/>
    <w:next w:val="Normal"/>
    <w:link w:val="Heading3Char"/>
    <w:qFormat/>
    <w:rsid w:val="00CE0F81"/>
    <w:pPr>
      <w:widowControl/>
      <w:numPr>
        <w:numId w:val="7"/>
      </w:numPr>
      <w:spacing w:before="240"/>
      <w:outlineLvl w:val="2"/>
    </w:pPr>
    <w:rPr>
      <w:rFonts w:cs="SimSun"/>
      <w:b/>
      <w:color w:val="000000"/>
      <w:kern w:val="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B3833"/>
    <w:rPr>
      <w:color w:val="0000FF"/>
      <w:u w:val="single"/>
    </w:rPr>
  </w:style>
  <w:style w:type="character" w:styleId="Emphasis">
    <w:name w:val="Emphasis"/>
    <w:qFormat/>
    <w:rsid w:val="00DB3833"/>
    <w:rPr>
      <w:i/>
      <w:iCs/>
    </w:rPr>
  </w:style>
  <w:style w:type="paragraph" w:customStyle="1" w:styleId="NormalWeb5">
    <w:name w:val="Normal (Web)5"/>
    <w:basedOn w:val="Normal"/>
    <w:rsid w:val="00DB3833"/>
    <w:pPr>
      <w:widowControl/>
      <w:spacing w:before="320" w:after="320" w:line="320" w:lineRule="atLeast"/>
    </w:pPr>
    <w:rPr>
      <w:rFonts w:ascii="Verdana" w:hAnsi="Verdana" w:cs="SimSun"/>
      <w:color w:val="000000"/>
      <w:kern w:val="0"/>
      <w:szCs w:val="22"/>
    </w:rPr>
  </w:style>
  <w:style w:type="paragraph" w:customStyle="1" w:styleId="Heading22">
    <w:name w:val="Heading 22"/>
    <w:basedOn w:val="Normal"/>
    <w:rsid w:val="00DB3833"/>
    <w:pPr>
      <w:widowControl/>
      <w:pBdr>
        <w:bottom w:val="single" w:sz="8" w:space="0" w:color="3C78B5"/>
      </w:pBdr>
      <w:shd w:val="clear" w:color="auto" w:fill="F0F0F0"/>
      <w:spacing w:before="480"/>
      <w:outlineLvl w:val="2"/>
    </w:pPr>
    <w:rPr>
      <w:rFonts w:ascii="SimSun" w:hAnsi="SimSun" w:cs="SimSun"/>
      <w:b/>
      <w:bCs/>
      <w:color w:val="003366"/>
      <w:kern w:val="0"/>
      <w:sz w:val="32"/>
      <w:szCs w:val="32"/>
    </w:rPr>
  </w:style>
  <w:style w:type="paragraph" w:customStyle="1" w:styleId="Heading13">
    <w:name w:val="Heading 13"/>
    <w:basedOn w:val="Normal"/>
    <w:rsid w:val="00DB3833"/>
    <w:pPr>
      <w:widowControl/>
      <w:pBdr>
        <w:bottom w:val="single" w:sz="8" w:space="0" w:color="3C78B5"/>
      </w:pBdr>
      <w:shd w:val="clear" w:color="auto" w:fill="F0F0F0"/>
      <w:spacing w:after="200" w:line="480" w:lineRule="auto"/>
      <w:outlineLvl w:val="1"/>
    </w:pPr>
    <w:rPr>
      <w:rFonts w:ascii="SimSun" w:hAnsi="SimSun" w:cs="SimSun"/>
      <w:b/>
      <w:bCs/>
      <w:color w:val="003366"/>
      <w:kern w:val="36"/>
      <w:sz w:val="36"/>
      <w:szCs w:val="36"/>
    </w:rPr>
  </w:style>
  <w:style w:type="paragraph" w:customStyle="1" w:styleId="Heading32">
    <w:name w:val="Heading 32"/>
    <w:basedOn w:val="Normal"/>
    <w:rsid w:val="00DB3833"/>
    <w:pPr>
      <w:widowControl/>
      <w:shd w:val="clear" w:color="auto" w:fill="F0F0F0"/>
      <w:spacing w:before="400"/>
      <w:outlineLvl w:val="3"/>
    </w:pPr>
    <w:rPr>
      <w:rFonts w:ascii="SimSun" w:hAnsi="SimSun" w:cs="SimSun"/>
      <w:b/>
      <w:bCs/>
      <w:color w:val="003366"/>
      <w:kern w:val="0"/>
      <w:sz w:val="28"/>
      <w:szCs w:val="28"/>
    </w:rPr>
  </w:style>
  <w:style w:type="paragraph" w:styleId="Header">
    <w:name w:val="header"/>
    <w:basedOn w:val="Normal"/>
    <w:link w:val="HeaderChar"/>
    <w:uiPriority w:val="99"/>
    <w:rsid w:val="00DB3833"/>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rsid w:val="00DB3833"/>
    <w:pPr>
      <w:tabs>
        <w:tab w:val="center" w:pos="4153"/>
        <w:tab w:val="right" w:pos="8306"/>
      </w:tabs>
      <w:snapToGrid w:val="0"/>
    </w:pPr>
    <w:rPr>
      <w:sz w:val="18"/>
      <w:szCs w:val="18"/>
    </w:rPr>
  </w:style>
  <w:style w:type="paragraph" w:customStyle="1" w:styleId="CharChar4CharCharCharCharCharChar">
    <w:name w:val="Char Char4 Char Char Char Char Char Char"/>
    <w:basedOn w:val="Normal"/>
    <w:rsid w:val="00BF447C"/>
    <w:pPr>
      <w:adjustRightInd w:val="0"/>
      <w:spacing w:after="160" w:line="240" w:lineRule="exact"/>
      <w:textAlignment w:val="baseline"/>
    </w:pPr>
    <w:rPr>
      <w:rFonts w:ascii="Verdana" w:hAnsi="Verdana" w:cs="Verdana"/>
      <w:kern w:val="0"/>
      <w:sz w:val="20"/>
      <w:szCs w:val="20"/>
      <w:lang w:eastAsia="en-US"/>
    </w:rPr>
  </w:style>
  <w:style w:type="paragraph" w:styleId="ListParagraph">
    <w:name w:val="List Paragraph"/>
    <w:basedOn w:val="Normal"/>
    <w:uiPriority w:val="34"/>
    <w:qFormat/>
    <w:rsid w:val="00736674"/>
    <w:pPr>
      <w:ind w:left="720"/>
    </w:pPr>
  </w:style>
  <w:style w:type="paragraph" w:styleId="BalloonText">
    <w:name w:val="Balloon Text"/>
    <w:basedOn w:val="Normal"/>
    <w:link w:val="BalloonTextChar"/>
    <w:uiPriority w:val="99"/>
    <w:semiHidden/>
    <w:unhideWhenUsed/>
    <w:rsid w:val="002A6424"/>
    <w:rPr>
      <w:rFonts w:ascii="Tahoma" w:hAnsi="Tahoma" w:cs="Tahoma"/>
      <w:sz w:val="16"/>
      <w:szCs w:val="16"/>
    </w:rPr>
  </w:style>
  <w:style w:type="character" w:customStyle="1" w:styleId="BalloonTextChar">
    <w:name w:val="Balloon Text Char"/>
    <w:link w:val="BalloonText"/>
    <w:uiPriority w:val="99"/>
    <w:semiHidden/>
    <w:rsid w:val="002A6424"/>
    <w:rPr>
      <w:rFonts w:ascii="Tahoma" w:hAnsi="Tahoma" w:cs="Tahoma"/>
      <w:kern w:val="2"/>
      <w:sz w:val="16"/>
      <w:szCs w:val="16"/>
      <w:lang w:eastAsia="zh-CN"/>
    </w:rPr>
  </w:style>
  <w:style w:type="character" w:customStyle="1" w:styleId="FooterChar">
    <w:name w:val="Footer Char"/>
    <w:link w:val="Footer"/>
    <w:uiPriority w:val="99"/>
    <w:rsid w:val="00176A07"/>
    <w:rPr>
      <w:kern w:val="2"/>
      <w:sz w:val="18"/>
      <w:szCs w:val="18"/>
      <w:lang w:eastAsia="zh-CN"/>
    </w:rPr>
  </w:style>
  <w:style w:type="character" w:customStyle="1" w:styleId="HeaderChar">
    <w:name w:val="Header Char"/>
    <w:link w:val="Header"/>
    <w:uiPriority w:val="99"/>
    <w:rsid w:val="00753161"/>
    <w:rPr>
      <w:kern w:val="2"/>
      <w:sz w:val="18"/>
      <w:szCs w:val="18"/>
      <w:lang w:eastAsia="zh-CN"/>
    </w:rPr>
  </w:style>
  <w:style w:type="character" w:styleId="PageNumber">
    <w:name w:val="page number"/>
    <w:rsid w:val="00753161"/>
    <w:rPr>
      <w:rFonts w:ascii="Smith&amp;NephewLF" w:hAnsi="Smith&amp;NephewLF"/>
      <w:sz w:val="20"/>
    </w:rPr>
  </w:style>
  <w:style w:type="character" w:customStyle="1" w:styleId="Heading2Char">
    <w:name w:val="Heading 2 Char"/>
    <w:link w:val="Heading2"/>
    <w:rsid w:val="00753161"/>
    <w:rPr>
      <w:rFonts w:ascii="Smith&amp;NephewLF" w:eastAsia="MS Mincho" w:hAnsi="Smith&amp;NephewLF"/>
      <w:b/>
      <w:bCs/>
      <w:color w:val="FF6600"/>
      <w:sz w:val="24"/>
      <w:szCs w:val="24"/>
    </w:rPr>
  </w:style>
  <w:style w:type="paragraph" w:styleId="BodyText">
    <w:name w:val="Body Text"/>
    <w:basedOn w:val="Normal"/>
    <w:link w:val="BodyTextChar"/>
    <w:rsid w:val="00753161"/>
    <w:pPr>
      <w:widowControl/>
      <w:spacing w:before="120"/>
    </w:pPr>
    <w:rPr>
      <w:rFonts w:eastAsia="Times New Roman"/>
      <w:kern w:val="0"/>
      <w:sz w:val="20"/>
      <w:lang w:eastAsia="en-US"/>
    </w:rPr>
  </w:style>
  <w:style w:type="character" w:customStyle="1" w:styleId="BodyTextChar">
    <w:name w:val="Body Text Char"/>
    <w:link w:val="BodyText"/>
    <w:rsid w:val="00753161"/>
    <w:rPr>
      <w:rFonts w:ascii="Smith&amp;NephewLF" w:eastAsia="Times New Roman" w:hAnsi="Smith&amp;NephewLF"/>
      <w:szCs w:val="24"/>
      <w:lang w:val="en-GB"/>
    </w:rPr>
  </w:style>
  <w:style w:type="character" w:customStyle="1" w:styleId="Heading3Char">
    <w:name w:val="Heading 3 Char"/>
    <w:link w:val="Heading3"/>
    <w:rsid w:val="00CE0F81"/>
    <w:rPr>
      <w:rFonts w:ascii="Smith&amp;NephewLF" w:hAnsi="Smith&amp;NephewLF" w:cs="SimSun"/>
      <w:b/>
      <w:color w:val="000000"/>
      <w:sz w:val="22"/>
      <w:szCs w:val="22"/>
      <w:lang w:val="en-GB"/>
    </w:rPr>
  </w:style>
  <w:style w:type="paragraph" w:customStyle="1" w:styleId="TableBold">
    <w:name w:val="TableBold"/>
    <w:basedOn w:val="Normal"/>
    <w:rsid w:val="00753161"/>
    <w:pPr>
      <w:widowControl/>
    </w:pPr>
    <w:rPr>
      <w:rFonts w:eastAsia="Times New Roman"/>
      <w:b/>
      <w:kern w:val="0"/>
      <w:sz w:val="20"/>
      <w:lang w:eastAsia="en-US"/>
    </w:rPr>
  </w:style>
  <w:style w:type="paragraph" w:customStyle="1" w:styleId="TablePlain">
    <w:name w:val="TablePlain"/>
    <w:basedOn w:val="Normal"/>
    <w:rsid w:val="00753161"/>
    <w:pPr>
      <w:widowControl/>
      <w:spacing w:before="20" w:after="20"/>
    </w:pPr>
    <w:rPr>
      <w:rFonts w:eastAsia="Times New Roman"/>
      <w:kern w:val="0"/>
      <w:sz w:val="20"/>
      <w:lang w:eastAsia="en-US"/>
    </w:rPr>
  </w:style>
  <w:style w:type="table" w:styleId="TableGrid">
    <w:name w:val="Table Grid"/>
    <w:basedOn w:val="TableNormal"/>
    <w:uiPriority w:val="59"/>
    <w:rsid w:val="00402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912A73"/>
    <w:rPr>
      <w:sz w:val="16"/>
      <w:szCs w:val="16"/>
    </w:rPr>
  </w:style>
  <w:style w:type="paragraph" w:styleId="CommentText">
    <w:name w:val="annotation text"/>
    <w:basedOn w:val="Normal"/>
    <w:link w:val="CommentTextChar"/>
    <w:uiPriority w:val="99"/>
    <w:semiHidden/>
    <w:unhideWhenUsed/>
    <w:rsid w:val="00912A73"/>
    <w:rPr>
      <w:sz w:val="20"/>
      <w:szCs w:val="20"/>
    </w:rPr>
  </w:style>
  <w:style w:type="character" w:customStyle="1" w:styleId="CommentTextChar">
    <w:name w:val="Comment Text Char"/>
    <w:link w:val="CommentText"/>
    <w:uiPriority w:val="99"/>
    <w:semiHidden/>
    <w:rsid w:val="00912A73"/>
    <w:rPr>
      <w:kern w:val="2"/>
      <w:lang w:eastAsia="zh-CN"/>
    </w:rPr>
  </w:style>
  <w:style w:type="paragraph" w:styleId="CommentSubject">
    <w:name w:val="annotation subject"/>
    <w:basedOn w:val="CommentText"/>
    <w:next w:val="CommentText"/>
    <w:link w:val="CommentSubjectChar"/>
    <w:uiPriority w:val="99"/>
    <w:semiHidden/>
    <w:unhideWhenUsed/>
    <w:rsid w:val="00912A73"/>
    <w:rPr>
      <w:b/>
      <w:bCs/>
    </w:rPr>
  </w:style>
  <w:style w:type="character" w:customStyle="1" w:styleId="CommentSubjectChar">
    <w:name w:val="Comment Subject Char"/>
    <w:link w:val="CommentSubject"/>
    <w:uiPriority w:val="99"/>
    <w:semiHidden/>
    <w:rsid w:val="00912A73"/>
    <w:rPr>
      <w:b/>
      <w:bCs/>
      <w:kern w:val="2"/>
      <w:lang w:eastAsia="zh-CN"/>
    </w:rPr>
  </w:style>
  <w:style w:type="character" w:customStyle="1" w:styleId="Heading1Char">
    <w:name w:val="Heading 1 Char"/>
    <w:link w:val="Heading1"/>
    <w:uiPriority w:val="9"/>
    <w:rsid w:val="00031B63"/>
    <w:rPr>
      <w:rFonts w:ascii="Smith&amp;NephewLF" w:eastAsia="MS Mincho" w:hAnsi="Smith&amp;NephewLF"/>
      <w:b/>
      <w:bCs/>
      <w:color w:val="FF6600"/>
      <w:sz w:val="32"/>
      <w:szCs w:val="24"/>
      <w:lang w:eastAsia="en-US"/>
    </w:rPr>
  </w:style>
  <w:style w:type="paragraph" w:styleId="NormalWeb">
    <w:name w:val="Normal (Web)"/>
    <w:basedOn w:val="Normal"/>
    <w:uiPriority w:val="99"/>
    <w:unhideWhenUsed/>
    <w:rsid w:val="001A0608"/>
    <w:pPr>
      <w:widowControl/>
      <w:spacing w:before="100" w:beforeAutospacing="1" w:after="100" w:afterAutospacing="1"/>
    </w:pPr>
    <w:rPr>
      <w:rFonts w:eastAsia="Times New Roman"/>
      <w:kern w:val="0"/>
      <w:sz w:val="24"/>
      <w:lang w:eastAsia="en-US"/>
    </w:rPr>
  </w:style>
  <w:style w:type="table" w:styleId="MediumGrid3-Accent6">
    <w:name w:val="Medium Grid 3 Accent 6"/>
    <w:basedOn w:val="TableNormal"/>
    <w:uiPriority w:val="69"/>
    <w:rsid w:val="006637D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FootnoteText">
    <w:name w:val="footnote text"/>
    <w:basedOn w:val="Normal"/>
    <w:link w:val="FootnoteTextChar"/>
    <w:uiPriority w:val="99"/>
    <w:semiHidden/>
    <w:unhideWhenUsed/>
    <w:rsid w:val="00294DBC"/>
    <w:pPr>
      <w:spacing w:after="0"/>
    </w:pPr>
    <w:rPr>
      <w:sz w:val="20"/>
      <w:szCs w:val="20"/>
    </w:rPr>
  </w:style>
  <w:style w:type="character" w:customStyle="1" w:styleId="FootnoteTextChar">
    <w:name w:val="Footnote Text Char"/>
    <w:basedOn w:val="DefaultParagraphFont"/>
    <w:link w:val="FootnoteText"/>
    <w:uiPriority w:val="99"/>
    <w:semiHidden/>
    <w:rsid w:val="00294DBC"/>
    <w:rPr>
      <w:rFonts w:ascii="Smith&amp;NephewLF" w:hAnsi="Smith&amp;NephewLF"/>
      <w:kern w:val="2"/>
      <w:lang w:eastAsia="zh-CN"/>
    </w:rPr>
  </w:style>
  <w:style w:type="character" w:styleId="FootnoteReference">
    <w:name w:val="footnote reference"/>
    <w:basedOn w:val="DefaultParagraphFont"/>
    <w:uiPriority w:val="99"/>
    <w:semiHidden/>
    <w:unhideWhenUsed/>
    <w:rsid w:val="00294DBC"/>
    <w:rPr>
      <w:vertAlign w:val="superscript"/>
    </w:rPr>
  </w:style>
  <w:style w:type="table" w:styleId="GridTable5Dark-Accent5">
    <w:name w:val="Grid Table 5 Dark Accent 5"/>
    <w:basedOn w:val="TableNormal"/>
    <w:uiPriority w:val="50"/>
    <w:rsid w:val="00C141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7339">
      <w:bodyDiv w:val="1"/>
      <w:marLeft w:val="0"/>
      <w:marRight w:val="0"/>
      <w:marTop w:val="0"/>
      <w:marBottom w:val="0"/>
      <w:divBdr>
        <w:top w:val="none" w:sz="0" w:space="0" w:color="auto"/>
        <w:left w:val="none" w:sz="0" w:space="0" w:color="auto"/>
        <w:bottom w:val="none" w:sz="0" w:space="0" w:color="auto"/>
        <w:right w:val="none" w:sz="0" w:space="0" w:color="auto"/>
      </w:divBdr>
    </w:div>
    <w:div w:id="66266740">
      <w:bodyDiv w:val="1"/>
      <w:marLeft w:val="0"/>
      <w:marRight w:val="0"/>
      <w:marTop w:val="0"/>
      <w:marBottom w:val="0"/>
      <w:divBdr>
        <w:top w:val="none" w:sz="0" w:space="0" w:color="auto"/>
        <w:left w:val="none" w:sz="0" w:space="0" w:color="auto"/>
        <w:bottom w:val="none" w:sz="0" w:space="0" w:color="auto"/>
        <w:right w:val="none" w:sz="0" w:space="0" w:color="auto"/>
      </w:divBdr>
    </w:div>
    <w:div w:id="68187800">
      <w:bodyDiv w:val="1"/>
      <w:marLeft w:val="0"/>
      <w:marRight w:val="0"/>
      <w:marTop w:val="0"/>
      <w:marBottom w:val="0"/>
      <w:divBdr>
        <w:top w:val="none" w:sz="0" w:space="0" w:color="auto"/>
        <w:left w:val="none" w:sz="0" w:space="0" w:color="auto"/>
        <w:bottom w:val="none" w:sz="0" w:space="0" w:color="auto"/>
        <w:right w:val="none" w:sz="0" w:space="0" w:color="auto"/>
      </w:divBdr>
    </w:div>
    <w:div w:id="73093834">
      <w:bodyDiv w:val="1"/>
      <w:marLeft w:val="0"/>
      <w:marRight w:val="0"/>
      <w:marTop w:val="0"/>
      <w:marBottom w:val="0"/>
      <w:divBdr>
        <w:top w:val="none" w:sz="0" w:space="0" w:color="auto"/>
        <w:left w:val="none" w:sz="0" w:space="0" w:color="auto"/>
        <w:bottom w:val="none" w:sz="0" w:space="0" w:color="auto"/>
        <w:right w:val="none" w:sz="0" w:space="0" w:color="auto"/>
      </w:divBdr>
    </w:div>
    <w:div w:id="136381821">
      <w:bodyDiv w:val="1"/>
      <w:marLeft w:val="0"/>
      <w:marRight w:val="0"/>
      <w:marTop w:val="0"/>
      <w:marBottom w:val="0"/>
      <w:divBdr>
        <w:top w:val="none" w:sz="0" w:space="0" w:color="auto"/>
        <w:left w:val="none" w:sz="0" w:space="0" w:color="auto"/>
        <w:bottom w:val="none" w:sz="0" w:space="0" w:color="auto"/>
        <w:right w:val="none" w:sz="0" w:space="0" w:color="auto"/>
      </w:divBdr>
    </w:div>
    <w:div w:id="226458524">
      <w:bodyDiv w:val="1"/>
      <w:marLeft w:val="0"/>
      <w:marRight w:val="0"/>
      <w:marTop w:val="0"/>
      <w:marBottom w:val="0"/>
      <w:divBdr>
        <w:top w:val="none" w:sz="0" w:space="0" w:color="auto"/>
        <w:left w:val="none" w:sz="0" w:space="0" w:color="auto"/>
        <w:bottom w:val="none" w:sz="0" w:space="0" w:color="auto"/>
        <w:right w:val="none" w:sz="0" w:space="0" w:color="auto"/>
      </w:divBdr>
    </w:div>
    <w:div w:id="229078613">
      <w:bodyDiv w:val="1"/>
      <w:marLeft w:val="0"/>
      <w:marRight w:val="0"/>
      <w:marTop w:val="0"/>
      <w:marBottom w:val="0"/>
      <w:divBdr>
        <w:top w:val="none" w:sz="0" w:space="0" w:color="auto"/>
        <w:left w:val="none" w:sz="0" w:space="0" w:color="auto"/>
        <w:bottom w:val="none" w:sz="0" w:space="0" w:color="auto"/>
        <w:right w:val="none" w:sz="0" w:space="0" w:color="auto"/>
      </w:divBdr>
    </w:div>
    <w:div w:id="235671203">
      <w:bodyDiv w:val="1"/>
      <w:marLeft w:val="0"/>
      <w:marRight w:val="0"/>
      <w:marTop w:val="0"/>
      <w:marBottom w:val="0"/>
      <w:divBdr>
        <w:top w:val="none" w:sz="0" w:space="0" w:color="auto"/>
        <w:left w:val="none" w:sz="0" w:space="0" w:color="auto"/>
        <w:bottom w:val="none" w:sz="0" w:space="0" w:color="auto"/>
        <w:right w:val="none" w:sz="0" w:space="0" w:color="auto"/>
      </w:divBdr>
    </w:div>
    <w:div w:id="236480139">
      <w:bodyDiv w:val="1"/>
      <w:marLeft w:val="0"/>
      <w:marRight w:val="0"/>
      <w:marTop w:val="0"/>
      <w:marBottom w:val="0"/>
      <w:divBdr>
        <w:top w:val="none" w:sz="0" w:space="0" w:color="auto"/>
        <w:left w:val="none" w:sz="0" w:space="0" w:color="auto"/>
        <w:bottom w:val="none" w:sz="0" w:space="0" w:color="auto"/>
        <w:right w:val="none" w:sz="0" w:space="0" w:color="auto"/>
      </w:divBdr>
    </w:div>
    <w:div w:id="238641806">
      <w:bodyDiv w:val="1"/>
      <w:marLeft w:val="0"/>
      <w:marRight w:val="0"/>
      <w:marTop w:val="0"/>
      <w:marBottom w:val="0"/>
      <w:divBdr>
        <w:top w:val="none" w:sz="0" w:space="0" w:color="auto"/>
        <w:left w:val="none" w:sz="0" w:space="0" w:color="auto"/>
        <w:bottom w:val="none" w:sz="0" w:space="0" w:color="auto"/>
        <w:right w:val="none" w:sz="0" w:space="0" w:color="auto"/>
      </w:divBdr>
    </w:div>
    <w:div w:id="240062909">
      <w:bodyDiv w:val="1"/>
      <w:marLeft w:val="0"/>
      <w:marRight w:val="0"/>
      <w:marTop w:val="0"/>
      <w:marBottom w:val="0"/>
      <w:divBdr>
        <w:top w:val="none" w:sz="0" w:space="0" w:color="auto"/>
        <w:left w:val="none" w:sz="0" w:space="0" w:color="auto"/>
        <w:bottom w:val="none" w:sz="0" w:space="0" w:color="auto"/>
        <w:right w:val="none" w:sz="0" w:space="0" w:color="auto"/>
      </w:divBdr>
    </w:div>
    <w:div w:id="269892971">
      <w:bodyDiv w:val="1"/>
      <w:marLeft w:val="0"/>
      <w:marRight w:val="0"/>
      <w:marTop w:val="0"/>
      <w:marBottom w:val="0"/>
      <w:divBdr>
        <w:top w:val="none" w:sz="0" w:space="0" w:color="auto"/>
        <w:left w:val="none" w:sz="0" w:space="0" w:color="auto"/>
        <w:bottom w:val="none" w:sz="0" w:space="0" w:color="auto"/>
        <w:right w:val="none" w:sz="0" w:space="0" w:color="auto"/>
      </w:divBdr>
    </w:div>
    <w:div w:id="284770507">
      <w:bodyDiv w:val="1"/>
      <w:marLeft w:val="0"/>
      <w:marRight w:val="0"/>
      <w:marTop w:val="0"/>
      <w:marBottom w:val="0"/>
      <w:divBdr>
        <w:top w:val="none" w:sz="0" w:space="0" w:color="auto"/>
        <w:left w:val="none" w:sz="0" w:space="0" w:color="auto"/>
        <w:bottom w:val="none" w:sz="0" w:space="0" w:color="auto"/>
        <w:right w:val="none" w:sz="0" w:space="0" w:color="auto"/>
      </w:divBdr>
    </w:div>
    <w:div w:id="290326468">
      <w:bodyDiv w:val="1"/>
      <w:marLeft w:val="0"/>
      <w:marRight w:val="0"/>
      <w:marTop w:val="0"/>
      <w:marBottom w:val="0"/>
      <w:divBdr>
        <w:top w:val="none" w:sz="0" w:space="0" w:color="auto"/>
        <w:left w:val="none" w:sz="0" w:space="0" w:color="auto"/>
        <w:bottom w:val="none" w:sz="0" w:space="0" w:color="auto"/>
        <w:right w:val="none" w:sz="0" w:space="0" w:color="auto"/>
      </w:divBdr>
    </w:div>
    <w:div w:id="293484366">
      <w:bodyDiv w:val="1"/>
      <w:marLeft w:val="0"/>
      <w:marRight w:val="0"/>
      <w:marTop w:val="0"/>
      <w:marBottom w:val="0"/>
      <w:divBdr>
        <w:top w:val="none" w:sz="0" w:space="0" w:color="auto"/>
        <w:left w:val="none" w:sz="0" w:space="0" w:color="auto"/>
        <w:bottom w:val="none" w:sz="0" w:space="0" w:color="auto"/>
        <w:right w:val="none" w:sz="0" w:space="0" w:color="auto"/>
      </w:divBdr>
    </w:div>
    <w:div w:id="300616262">
      <w:bodyDiv w:val="1"/>
      <w:marLeft w:val="0"/>
      <w:marRight w:val="0"/>
      <w:marTop w:val="0"/>
      <w:marBottom w:val="0"/>
      <w:divBdr>
        <w:top w:val="none" w:sz="0" w:space="0" w:color="auto"/>
        <w:left w:val="none" w:sz="0" w:space="0" w:color="auto"/>
        <w:bottom w:val="none" w:sz="0" w:space="0" w:color="auto"/>
        <w:right w:val="none" w:sz="0" w:space="0" w:color="auto"/>
      </w:divBdr>
    </w:div>
    <w:div w:id="340157966">
      <w:bodyDiv w:val="1"/>
      <w:marLeft w:val="0"/>
      <w:marRight w:val="0"/>
      <w:marTop w:val="0"/>
      <w:marBottom w:val="0"/>
      <w:divBdr>
        <w:top w:val="none" w:sz="0" w:space="0" w:color="auto"/>
        <w:left w:val="none" w:sz="0" w:space="0" w:color="auto"/>
        <w:bottom w:val="none" w:sz="0" w:space="0" w:color="auto"/>
        <w:right w:val="none" w:sz="0" w:space="0" w:color="auto"/>
      </w:divBdr>
    </w:div>
    <w:div w:id="350953350">
      <w:bodyDiv w:val="1"/>
      <w:marLeft w:val="0"/>
      <w:marRight w:val="0"/>
      <w:marTop w:val="0"/>
      <w:marBottom w:val="0"/>
      <w:divBdr>
        <w:top w:val="none" w:sz="0" w:space="0" w:color="auto"/>
        <w:left w:val="none" w:sz="0" w:space="0" w:color="auto"/>
        <w:bottom w:val="none" w:sz="0" w:space="0" w:color="auto"/>
        <w:right w:val="none" w:sz="0" w:space="0" w:color="auto"/>
      </w:divBdr>
    </w:div>
    <w:div w:id="356974738">
      <w:bodyDiv w:val="1"/>
      <w:marLeft w:val="0"/>
      <w:marRight w:val="0"/>
      <w:marTop w:val="0"/>
      <w:marBottom w:val="0"/>
      <w:divBdr>
        <w:top w:val="none" w:sz="0" w:space="0" w:color="auto"/>
        <w:left w:val="none" w:sz="0" w:space="0" w:color="auto"/>
        <w:bottom w:val="none" w:sz="0" w:space="0" w:color="auto"/>
        <w:right w:val="none" w:sz="0" w:space="0" w:color="auto"/>
      </w:divBdr>
    </w:div>
    <w:div w:id="375014054">
      <w:bodyDiv w:val="1"/>
      <w:marLeft w:val="0"/>
      <w:marRight w:val="0"/>
      <w:marTop w:val="0"/>
      <w:marBottom w:val="0"/>
      <w:divBdr>
        <w:top w:val="none" w:sz="0" w:space="0" w:color="auto"/>
        <w:left w:val="none" w:sz="0" w:space="0" w:color="auto"/>
        <w:bottom w:val="none" w:sz="0" w:space="0" w:color="auto"/>
        <w:right w:val="none" w:sz="0" w:space="0" w:color="auto"/>
      </w:divBdr>
    </w:div>
    <w:div w:id="378475756">
      <w:bodyDiv w:val="1"/>
      <w:marLeft w:val="0"/>
      <w:marRight w:val="0"/>
      <w:marTop w:val="0"/>
      <w:marBottom w:val="0"/>
      <w:divBdr>
        <w:top w:val="none" w:sz="0" w:space="0" w:color="auto"/>
        <w:left w:val="none" w:sz="0" w:space="0" w:color="auto"/>
        <w:bottom w:val="none" w:sz="0" w:space="0" w:color="auto"/>
        <w:right w:val="none" w:sz="0" w:space="0" w:color="auto"/>
      </w:divBdr>
    </w:div>
    <w:div w:id="424231541">
      <w:bodyDiv w:val="1"/>
      <w:marLeft w:val="0"/>
      <w:marRight w:val="0"/>
      <w:marTop w:val="0"/>
      <w:marBottom w:val="0"/>
      <w:divBdr>
        <w:top w:val="none" w:sz="0" w:space="0" w:color="auto"/>
        <w:left w:val="none" w:sz="0" w:space="0" w:color="auto"/>
        <w:bottom w:val="none" w:sz="0" w:space="0" w:color="auto"/>
        <w:right w:val="none" w:sz="0" w:space="0" w:color="auto"/>
      </w:divBdr>
      <w:divsChild>
        <w:div w:id="1114207017">
          <w:marLeft w:val="749"/>
          <w:marRight w:val="0"/>
          <w:marTop w:val="211"/>
          <w:marBottom w:val="0"/>
          <w:divBdr>
            <w:top w:val="none" w:sz="0" w:space="0" w:color="auto"/>
            <w:left w:val="none" w:sz="0" w:space="0" w:color="auto"/>
            <w:bottom w:val="none" w:sz="0" w:space="0" w:color="auto"/>
            <w:right w:val="none" w:sz="0" w:space="0" w:color="auto"/>
          </w:divBdr>
        </w:div>
      </w:divsChild>
    </w:div>
    <w:div w:id="462236178">
      <w:bodyDiv w:val="1"/>
      <w:marLeft w:val="0"/>
      <w:marRight w:val="0"/>
      <w:marTop w:val="0"/>
      <w:marBottom w:val="0"/>
      <w:divBdr>
        <w:top w:val="none" w:sz="0" w:space="0" w:color="auto"/>
        <w:left w:val="none" w:sz="0" w:space="0" w:color="auto"/>
        <w:bottom w:val="none" w:sz="0" w:space="0" w:color="auto"/>
        <w:right w:val="none" w:sz="0" w:space="0" w:color="auto"/>
      </w:divBdr>
      <w:divsChild>
        <w:div w:id="1915696819">
          <w:marLeft w:val="200"/>
          <w:marRight w:val="200"/>
          <w:marTop w:val="0"/>
          <w:marBottom w:val="200"/>
          <w:divBdr>
            <w:top w:val="dashed" w:sz="8" w:space="0" w:color="CCCCCC"/>
            <w:left w:val="dashed" w:sz="8" w:space="0" w:color="CCCCCC"/>
            <w:bottom w:val="dashed" w:sz="8" w:space="0" w:color="CCCCCC"/>
            <w:right w:val="dashed" w:sz="8" w:space="0" w:color="CCCCCC"/>
          </w:divBdr>
          <w:divsChild>
            <w:div w:id="727843393">
              <w:marLeft w:val="200"/>
              <w:marRight w:val="200"/>
              <w:marTop w:val="0"/>
              <w:marBottom w:val="200"/>
              <w:divBdr>
                <w:top w:val="dashed" w:sz="8" w:space="0" w:color="3C78B5"/>
                <w:left w:val="dashed" w:sz="8" w:space="0" w:color="3C78B5"/>
                <w:bottom w:val="dashed" w:sz="8" w:space="0" w:color="3C78B5"/>
                <w:right w:val="dashed" w:sz="8" w:space="0" w:color="3C78B5"/>
              </w:divBdr>
            </w:div>
            <w:div w:id="1922790240">
              <w:marLeft w:val="200"/>
              <w:marRight w:val="200"/>
              <w:marTop w:val="0"/>
              <w:marBottom w:val="200"/>
              <w:divBdr>
                <w:top w:val="dashed" w:sz="8" w:space="0" w:color="3C78B5"/>
                <w:left w:val="dashed" w:sz="8" w:space="0" w:color="3C78B5"/>
                <w:bottom w:val="dashed" w:sz="8" w:space="3" w:color="CCCCCC"/>
                <w:right w:val="dashed" w:sz="8" w:space="0" w:color="3C78B5"/>
              </w:divBdr>
            </w:div>
          </w:divsChild>
        </w:div>
      </w:divsChild>
    </w:div>
    <w:div w:id="495875246">
      <w:bodyDiv w:val="1"/>
      <w:marLeft w:val="0"/>
      <w:marRight w:val="0"/>
      <w:marTop w:val="0"/>
      <w:marBottom w:val="0"/>
      <w:divBdr>
        <w:top w:val="none" w:sz="0" w:space="0" w:color="auto"/>
        <w:left w:val="none" w:sz="0" w:space="0" w:color="auto"/>
        <w:bottom w:val="none" w:sz="0" w:space="0" w:color="auto"/>
        <w:right w:val="none" w:sz="0" w:space="0" w:color="auto"/>
      </w:divBdr>
    </w:div>
    <w:div w:id="511721220">
      <w:bodyDiv w:val="1"/>
      <w:marLeft w:val="0"/>
      <w:marRight w:val="0"/>
      <w:marTop w:val="0"/>
      <w:marBottom w:val="0"/>
      <w:divBdr>
        <w:top w:val="none" w:sz="0" w:space="0" w:color="auto"/>
        <w:left w:val="none" w:sz="0" w:space="0" w:color="auto"/>
        <w:bottom w:val="none" w:sz="0" w:space="0" w:color="auto"/>
        <w:right w:val="none" w:sz="0" w:space="0" w:color="auto"/>
      </w:divBdr>
    </w:div>
    <w:div w:id="548608961">
      <w:bodyDiv w:val="1"/>
      <w:marLeft w:val="0"/>
      <w:marRight w:val="0"/>
      <w:marTop w:val="0"/>
      <w:marBottom w:val="0"/>
      <w:divBdr>
        <w:top w:val="none" w:sz="0" w:space="0" w:color="auto"/>
        <w:left w:val="none" w:sz="0" w:space="0" w:color="auto"/>
        <w:bottom w:val="none" w:sz="0" w:space="0" w:color="auto"/>
        <w:right w:val="none" w:sz="0" w:space="0" w:color="auto"/>
      </w:divBdr>
      <w:divsChild>
        <w:div w:id="1965579870">
          <w:marLeft w:val="360"/>
          <w:marRight w:val="0"/>
          <w:marTop w:val="230"/>
          <w:marBottom w:val="0"/>
          <w:divBdr>
            <w:top w:val="none" w:sz="0" w:space="0" w:color="auto"/>
            <w:left w:val="none" w:sz="0" w:space="0" w:color="auto"/>
            <w:bottom w:val="none" w:sz="0" w:space="0" w:color="auto"/>
            <w:right w:val="none" w:sz="0" w:space="0" w:color="auto"/>
          </w:divBdr>
        </w:div>
        <w:div w:id="851994559">
          <w:marLeft w:val="360"/>
          <w:marRight w:val="0"/>
          <w:marTop w:val="230"/>
          <w:marBottom w:val="0"/>
          <w:divBdr>
            <w:top w:val="none" w:sz="0" w:space="0" w:color="auto"/>
            <w:left w:val="none" w:sz="0" w:space="0" w:color="auto"/>
            <w:bottom w:val="none" w:sz="0" w:space="0" w:color="auto"/>
            <w:right w:val="none" w:sz="0" w:space="0" w:color="auto"/>
          </w:divBdr>
        </w:div>
        <w:div w:id="910045784">
          <w:marLeft w:val="360"/>
          <w:marRight w:val="0"/>
          <w:marTop w:val="230"/>
          <w:marBottom w:val="0"/>
          <w:divBdr>
            <w:top w:val="none" w:sz="0" w:space="0" w:color="auto"/>
            <w:left w:val="none" w:sz="0" w:space="0" w:color="auto"/>
            <w:bottom w:val="none" w:sz="0" w:space="0" w:color="auto"/>
            <w:right w:val="none" w:sz="0" w:space="0" w:color="auto"/>
          </w:divBdr>
        </w:div>
        <w:div w:id="1725719286">
          <w:marLeft w:val="360"/>
          <w:marRight w:val="0"/>
          <w:marTop w:val="230"/>
          <w:marBottom w:val="0"/>
          <w:divBdr>
            <w:top w:val="none" w:sz="0" w:space="0" w:color="auto"/>
            <w:left w:val="none" w:sz="0" w:space="0" w:color="auto"/>
            <w:bottom w:val="none" w:sz="0" w:space="0" w:color="auto"/>
            <w:right w:val="none" w:sz="0" w:space="0" w:color="auto"/>
          </w:divBdr>
        </w:div>
      </w:divsChild>
    </w:div>
    <w:div w:id="551236031">
      <w:bodyDiv w:val="1"/>
      <w:marLeft w:val="0"/>
      <w:marRight w:val="0"/>
      <w:marTop w:val="0"/>
      <w:marBottom w:val="0"/>
      <w:divBdr>
        <w:top w:val="none" w:sz="0" w:space="0" w:color="auto"/>
        <w:left w:val="none" w:sz="0" w:space="0" w:color="auto"/>
        <w:bottom w:val="none" w:sz="0" w:space="0" w:color="auto"/>
        <w:right w:val="none" w:sz="0" w:space="0" w:color="auto"/>
      </w:divBdr>
    </w:div>
    <w:div w:id="587075700">
      <w:bodyDiv w:val="1"/>
      <w:marLeft w:val="0"/>
      <w:marRight w:val="0"/>
      <w:marTop w:val="0"/>
      <w:marBottom w:val="0"/>
      <w:divBdr>
        <w:top w:val="none" w:sz="0" w:space="0" w:color="auto"/>
        <w:left w:val="none" w:sz="0" w:space="0" w:color="auto"/>
        <w:bottom w:val="none" w:sz="0" w:space="0" w:color="auto"/>
        <w:right w:val="none" w:sz="0" w:space="0" w:color="auto"/>
      </w:divBdr>
    </w:div>
    <w:div w:id="630063691">
      <w:bodyDiv w:val="1"/>
      <w:marLeft w:val="0"/>
      <w:marRight w:val="0"/>
      <w:marTop w:val="0"/>
      <w:marBottom w:val="0"/>
      <w:divBdr>
        <w:top w:val="none" w:sz="0" w:space="0" w:color="auto"/>
        <w:left w:val="none" w:sz="0" w:space="0" w:color="auto"/>
        <w:bottom w:val="none" w:sz="0" w:space="0" w:color="auto"/>
        <w:right w:val="none" w:sz="0" w:space="0" w:color="auto"/>
      </w:divBdr>
    </w:div>
    <w:div w:id="665595294">
      <w:bodyDiv w:val="1"/>
      <w:marLeft w:val="0"/>
      <w:marRight w:val="0"/>
      <w:marTop w:val="0"/>
      <w:marBottom w:val="0"/>
      <w:divBdr>
        <w:top w:val="none" w:sz="0" w:space="0" w:color="auto"/>
        <w:left w:val="none" w:sz="0" w:space="0" w:color="auto"/>
        <w:bottom w:val="none" w:sz="0" w:space="0" w:color="auto"/>
        <w:right w:val="none" w:sz="0" w:space="0" w:color="auto"/>
      </w:divBdr>
    </w:div>
    <w:div w:id="676007277">
      <w:bodyDiv w:val="1"/>
      <w:marLeft w:val="0"/>
      <w:marRight w:val="0"/>
      <w:marTop w:val="0"/>
      <w:marBottom w:val="0"/>
      <w:divBdr>
        <w:top w:val="none" w:sz="0" w:space="0" w:color="auto"/>
        <w:left w:val="none" w:sz="0" w:space="0" w:color="auto"/>
        <w:bottom w:val="none" w:sz="0" w:space="0" w:color="auto"/>
        <w:right w:val="none" w:sz="0" w:space="0" w:color="auto"/>
      </w:divBdr>
    </w:div>
    <w:div w:id="698048460">
      <w:bodyDiv w:val="1"/>
      <w:marLeft w:val="0"/>
      <w:marRight w:val="0"/>
      <w:marTop w:val="0"/>
      <w:marBottom w:val="0"/>
      <w:divBdr>
        <w:top w:val="none" w:sz="0" w:space="0" w:color="auto"/>
        <w:left w:val="none" w:sz="0" w:space="0" w:color="auto"/>
        <w:bottom w:val="none" w:sz="0" w:space="0" w:color="auto"/>
        <w:right w:val="none" w:sz="0" w:space="0" w:color="auto"/>
      </w:divBdr>
      <w:divsChild>
        <w:div w:id="36858875">
          <w:marLeft w:val="0"/>
          <w:marRight w:val="0"/>
          <w:marTop w:val="0"/>
          <w:marBottom w:val="0"/>
          <w:divBdr>
            <w:top w:val="none" w:sz="0" w:space="1" w:color="auto"/>
            <w:left w:val="single" w:sz="8" w:space="1" w:color="DDDEE1"/>
            <w:bottom w:val="single" w:sz="8" w:space="1" w:color="B3B5BB"/>
            <w:right w:val="single" w:sz="8" w:space="1" w:color="B3B5BB"/>
          </w:divBdr>
          <w:divsChild>
            <w:div w:id="1156409421">
              <w:marLeft w:val="0"/>
              <w:marRight w:val="0"/>
              <w:marTop w:val="0"/>
              <w:marBottom w:val="0"/>
              <w:divBdr>
                <w:top w:val="none" w:sz="0" w:space="0" w:color="auto"/>
                <w:left w:val="none" w:sz="0" w:space="0" w:color="auto"/>
                <w:bottom w:val="none" w:sz="0" w:space="0" w:color="auto"/>
                <w:right w:val="none" w:sz="0" w:space="0" w:color="auto"/>
              </w:divBdr>
            </w:div>
          </w:divsChild>
        </w:div>
        <w:div w:id="1299804853">
          <w:marLeft w:val="0"/>
          <w:marRight w:val="0"/>
          <w:marTop w:val="0"/>
          <w:marBottom w:val="0"/>
          <w:divBdr>
            <w:top w:val="none" w:sz="0" w:space="0" w:color="auto"/>
            <w:left w:val="none" w:sz="0" w:space="0" w:color="auto"/>
            <w:bottom w:val="none" w:sz="0" w:space="0" w:color="auto"/>
            <w:right w:val="none" w:sz="0" w:space="0" w:color="auto"/>
          </w:divBdr>
        </w:div>
      </w:divsChild>
    </w:div>
    <w:div w:id="698701671">
      <w:bodyDiv w:val="1"/>
      <w:marLeft w:val="0"/>
      <w:marRight w:val="0"/>
      <w:marTop w:val="0"/>
      <w:marBottom w:val="0"/>
      <w:divBdr>
        <w:top w:val="none" w:sz="0" w:space="0" w:color="auto"/>
        <w:left w:val="none" w:sz="0" w:space="0" w:color="auto"/>
        <w:bottom w:val="none" w:sz="0" w:space="0" w:color="auto"/>
        <w:right w:val="none" w:sz="0" w:space="0" w:color="auto"/>
      </w:divBdr>
    </w:div>
    <w:div w:id="712845008">
      <w:bodyDiv w:val="1"/>
      <w:marLeft w:val="0"/>
      <w:marRight w:val="0"/>
      <w:marTop w:val="0"/>
      <w:marBottom w:val="0"/>
      <w:divBdr>
        <w:top w:val="none" w:sz="0" w:space="0" w:color="auto"/>
        <w:left w:val="none" w:sz="0" w:space="0" w:color="auto"/>
        <w:bottom w:val="none" w:sz="0" w:space="0" w:color="auto"/>
        <w:right w:val="none" w:sz="0" w:space="0" w:color="auto"/>
      </w:divBdr>
    </w:div>
    <w:div w:id="715084780">
      <w:bodyDiv w:val="1"/>
      <w:marLeft w:val="0"/>
      <w:marRight w:val="0"/>
      <w:marTop w:val="0"/>
      <w:marBottom w:val="0"/>
      <w:divBdr>
        <w:top w:val="none" w:sz="0" w:space="0" w:color="auto"/>
        <w:left w:val="none" w:sz="0" w:space="0" w:color="auto"/>
        <w:bottom w:val="none" w:sz="0" w:space="0" w:color="auto"/>
        <w:right w:val="none" w:sz="0" w:space="0" w:color="auto"/>
      </w:divBdr>
    </w:div>
    <w:div w:id="730346827">
      <w:bodyDiv w:val="1"/>
      <w:marLeft w:val="0"/>
      <w:marRight w:val="0"/>
      <w:marTop w:val="0"/>
      <w:marBottom w:val="0"/>
      <w:divBdr>
        <w:top w:val="none" w:sz="0" w:space="0" w:color="auto"/>
        <w:left w:val="none" w:sz="0" w:space="0" w:color="auto"/>
        <w:bottom w:val="none" w:sz="0" w:space="0" w:color="auto"/>
        <w:right w:val="none" w:sz="0" w:space="0" w:color="auto"/>
      </w:divBdr>
    </w:div>
    <w:div w:id="744455523">
      <w:bodyDiv w:val="1"/>
      <w:marLeft w:val="0"/>
      <w:marRight w:val="0"/>
      <w:marTop w:val="0"/>
      <w:marBottom w:val="0"/>
      <w:divBdr>
        <w:top w:val="none" w:sz="0" w:space="0" w:color="auto"/>
        <w:left w:val="none" w:sz="0" w:space="0" w:color="auto"/>
        <w:bottom w:val="none" w:sz="0" w:space="0" w:color="auto"/>
        <w:right w:val="none" w:sz="0" w:space="0" w:color="auto"/>
      </w:divBdr>
    </w:div>
    <w:div w:id="815218197">
      <w:bodyDiv w:val="1"/>
      <w:marLeft w:val="0"/>
      <w:marRight w:val="0"/>
      <w:marTop w:val="0"/>
      <w:marBottom w:val="0"/>
      <w:divBdr>
        <w:top w:val="none" w:sz="0" w:space="0" w:color="auto"/>
        <w:left w:val="none" w:sz="0" w:space="0" w:color="auto"/>
        <w:bottom w:val="none" w:sz="0" w:space="0" w:color="auto"/>
        <w:right w:val="none" w:sz="0" w:space="0" w:color="auto"/>
      </w:divBdr>
    </w:div>
    <w:div w:id="837036171">
      <w:bodyDiv w:val="1"/>
      <w:marLeft w:val="0"/>
      <w:marRight w:val="0"/>
      <w:marTop w:val="0"/>
      <w:marBottom w:val="0"/>
      <w:divBdr>
        <w:top w:val="none" w:sz="0" w:space="0" w:color="auto"/>
        <w:left w:val="none" w:sz="0" w:space="0" w:color="auto"/>
        <w:bottom w:val="none" w:sz="0" w:space="0" w:color="auto"/>
        <w:right w:val="none" w:sz="0" w:space="0" w:color="auto"/>
      </w:divBdr>
    </w:div>
    <w:div w:id="840579524">
      <w:bodyDiv w:val="1"/>
      <w:marLeft w:val="0"/>
      <w:marRight w:val="0"/>
      <w:marTop w:val="0"/>
      <w:marBottom w:val="0"/>
      <w:divBdr>
        <w:top w:val="none" w:sz="0" w:space="0" w:color="auto"/>
        <w:left w:val="none" w:sz="0" w:space="0" w:color="auto"/>
        <w:bottom w:val="none" w:sz="0" w:space="0" w:color="auto"/>
        <w:right w:val="none" w:sz="0" w:space="0" w:color="auto"/>
      </w:divBdr>
    </w:div>
    <w:div w:id="847523090">
      <w:bodyDiv w:val="1"/>
      <w:marLeft w:val="0"/>
      <w:marRight w:val="0"/>
      <w:marTop w:val="0"/>
      <w:marBottom w:val="0"/>
      <w:divBdr>
        <w:top w:val="none" w:sz="0" w:space="0" w:color="auto"/>
        <w:left w:val="none" w:sz="0" w:space="0" w:color="auto"/>
        <w:bottom w:val="none" w:sz="0" w:space="0" w:color="auto"/>
        <w:right w:val="none" w:sz="0" w:space="0" w:color="auto"/>
      </w:divBdr>
    </w:div>
    <w:div w:id="867335388">
      <w:bodyDiv w:val="1"/>
      <w:marLeft w:val="0"/>
      <w:marRight w:val="0"/>
      <w:marTop w:val="0"/>
      <w:marBottom w:val="0"/>
      <w:divBdr>
        <w:top w:val="none" w:sz="0" w:space="0" w:color="auto"/>
        <w:left w:val="none" w:sz="0" w:space="0" w:color="auto"/>
        <w:bottom w:val="none" w:sz="0" w:space="0" w:color="auto"/>
        <w:right w:val="none" w:sz="0" w:space="0" w:color="auto"/>
      </w:divBdr>
    </w:div>
    <w:div w:id="882669307">
      <w:bodyDiv w:val="1"/>
      <w:marLeft w:val="0"/>
      <w:marRight w:val="0"/>
      <w:marTop w:val="0"/>
      <w:marBottom w:val="0"/>
      <w:divBdr>
        <w:top w:val="none" w:sz="0" w:space="0" w:color="auto"/>
        <w:left w:val="none" w:sz="0" w:space="0" w:color="auto"/>
        <w:bottom w:val="none" w:sz="0" w:space="0" w:color="auto"/>
        <w:right w:val="none" w:sz="0" w:space="0" w:color="auto"/>
      </w:divBdr>
    </w:div>
    <w:div w:id="949318460">
      <w:bodyDiv w:val="1"/>
      <w:marLeft w:val="0"/>
      <w:marRight w:val="0"/>
      <w:marTop w:val="0"/>
      <w:marBottom w:val="0"/>
      <w:divBdr>
        <w:top w:val="none" w:sz="0" w:space="0" w:color="auto"/>
        <w:left w:val="none" w:sz="0" w:space="0" w:color="auto"/>
        <w:bottom w:val="none" w:sz="0" w:space="0" w:color="auto"/>
        <w:right w:val="none" w:sz="0" w:space="0" w:color="auto"/>
      </w:divBdr>
    </w:div>
    <w:div w:id="980042977">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73088353">
      <w:bodyDiv w:val="1"/>
      <w:marLeft w:val="0"/>
      <w:marRight w:val="0"/>
      <w:marTop w:val="0"/>
      <w:marBottom w:val="0"/>
      <w:divBdr>
        <w:top w:val="none" w:sz="0" w:space="0" w:color="auto"/>
        <w:left w:val="none" w:sz="0" w:space="0" w:color="auto"/>
        <w:bottom w:val="none" w:sz="0" w:space="0" w:color="auto"/>
        <w:right w:val="none" w:sz="0" w:space="0" w:color="auto"/>
      </w:divBdr>
    </w:div>
    <w:div w:id="1115901888">
      <w:bodyDiv w:val="1"/>
      <w:marLeft w:val="0"/>
      <w:marRight w:val="0"/>
      <w:marTop w:val="0"/>
      <w:marBottom w:val="0"/>
      <w:divBdr>
        <w:top w:val="none" w:sz="0" w:space="0" w:color="auto"/>
        <w:left w:val="none" w:sz="0" w:space="0" w:color="auto"/>
        <w:bottom w:val="none" w:sz="0" w:space="0" w:color="auto"/>
        <w:right w:val="none" w:sz="0" w:space="0" w:color="auto"/>
      </w:divBdr>
    </w:div>
    <w:div w:id="1120343956">
      <w:bodyDiv w:val="1"/>
      <w:marLeft w:val="0"/>
      <w:marRight w:val="0"/>
      <w:marTop w:val="0"/>
      <w:marBottom w:val="0"/>
      <w:divBdr>
        <w:top w:val="none" w:sz="0" w:space="0" w:color="auto"/>
        <w:left w:val="none" w:sz="0" w:space="0" w:color="auto"/>
        <w:bottom w:val="none" w:sz="0" w:space="0" w:color="auto"/>
        <w:right w:val="none" w:sz="0" w:space="0" w:color="auto"/>
      </w:divBdr>
    </w:div>
    <w:div w:id="1126897430">
      <w:bodyDiv w:val="1"/>
      <w:marLeft w:val="0"/>
      <w:marRight w:val="0"/>
      <w:marTop w:val="0"/>
      <w:marBottom w:val="0"/>
      <w:divBdr>
        <w:top w:val="none" w:sz="0" w:space="0" w:color="auto"/>
        <w:left w:val="none" w:sz="0" w:space="0" w:color="auto"/>
        <w:bottom w:val="none" w:sz="0" w:space="0" w:color="auto"/>
        <w:right w:val="none" w:sz="0" w:space="0" w:color="auto"/>
      </w:divBdr>
    </w:div>
    <w:div w:id="1217475069">
      <w:bodyDiv w:val="1"/>
      <w:marLeft w:val="0"/>
      <w:marRight w:val="0"/>
      <w:marTop w:val="0"/>
      <w:marBottom w:val="0"/>
      <w:divBdr>
        <w:top w:val="none" w:sz="0" w:space="0" w:color="auto"/>
        <w:left w:val="none" w:sz="0" w:space="0" w:color="auto"/>
        <w:bottom w:val="none" w:sz="0" w:space="0" w:color="auto"/>
        <w:right w:val="none" w:sz="0" w:space="0" w:color="auto"/>
      </w:divBdr>
    </w:div>
    <w:div w:id="1221289311">
      <w:bodyDiv w:val="1"/>
      <w:marLeft w:val="0"/>
      <w:marRight w:val="0"/>
      <w:marTop w:val="0"/>
      <w:marBottom w:val="0"/>
      <w:divBdr>
        <w:top w:val="none" w:sz="0" w:space="0" w:color="auto"/>
        <w:left w:val="none" w:sz="0" w:space="0" w:color="auto"/>
        <w:bottom w:val="none" w:sz="0" w:space="0" w:color="auto"/>
        <w:right w:val="none" w:sz="0" w:space="0" w:color="auto"/>
      </w:divBdr>
    </w:div>
    <w:div w:id="1255045233">
      <w:bodyDiv w:val="1"/>
      <w:marLeft w:val="0"/>
      <w:marRight w:val="0"/>
      <w:marTop w:val="0"/>
      <w:marBottom w:val="0"/>
      <w:divBdr>
        <w:top w:val="none" w:sz="0" w:space="0" w:color="auto"/>
        <w:left w:val="none" w:sz="0" w:space="0" w:color="auto"/>
        <w:bottom w:val="none" w:sz="0" w:space="0" w:color="auto"/>
        <w:right w:val="none" w:sz="0" w:space="0" w:color="auto"/>
      </w:divBdr>
    </w:div>
    <w:div w:id="1269969305">
      <w:bodyDiv w:val="1"/>
      <w:marLeft w:val="0"/>
      <w:marRight w:val="0"/>
      <w:marTop w:val="0"/>
      <w:marBottom w:val="0"/>
      <w:divBdr>
        <w:top w:val="none" w:sz="0" w:space="0" w:color="auto"/>
        <w:left w:val="none" w:sz="0" w:space="0" w:color="auto"/>
        <w:bottom w:val="none" w:sz="0" w:space="0" w:color="auto"/>
        <w:right w:val="none" w:sz="0" w:space="0" w:color="auto"/>
      </w:divBdr>
    </w:div>
    <w:div w:id="1270089010">
      <w:bodyDiv w:val="1"/>
      <w:marLeft w:val="0"/>
      <w:marRight w:val="0"/>
      <w:marTop w:val="0"/>
      <w:marBottom w:val="0"/>
      <w:divBdr>
        <w:top w:val="none" w:sz="0" w:space="0" w:color="auto"/>
        <w:left w:val="none" w:sz="0" w:space="0" w:color="auto"/>
        <w:bottom w:val="none" w:sz="0" w:space="0" w:color="auto"/>
        <w:right w:val="none" w:sz="0" w:space="0" w:color="auto"/>
      </w:divBdr>
    </w:div>
    <w:div w:id="1291933483">
      <w:bodyDiv w:val="1"/>
      <w:marLeft w:val="0"/>
      <w:marRight w:val="0"/>
      <w:marTop w:val="0"/>
      <w:marBottom w:val="0"/>
      <w:divBdr>
        <w:top w:val="none" w:sz="0" w:space="0" w:color="auto"/>
        <w:left w:val="none" w:sz="0" w:space="0" w:color="auto"/>
        <w:bottom w:val="none" w:sz="0" w:space="0" w:color="auto"/>
        <w:right w:val="none" w:sz="0" w:space="0" w:color="auto"/>
      </w:divBdr>
    </w:div>
    <w:div w:id="1304188939">
      <w:bodyDiv w:val="1"/>
      <w:marLeft w:val="0"/>
      <w:marRight w:val="0"/>
      <w:marTop w:val="0"/>
      <w:marBottom w:val="0"/>
      <w:divBdr>
        <w:top w:val="none" w:sz="0" w:space="0" w:color="auto"/>
        <w:left w:val="none" w:sz="0" w:space="0" w:color="auto"/>
        <w:bottom w:val="none" w:sz="0" w:space="0" w:color="auto"/>
        <w:right w:val="none" w:sz="0" w:space="0" w:color="auto"/>
      </w:divBdr>
    </w:div>
    <w:div w:id="1350184854">
      <w:bodyDiv w:val="1"/>
      <w:marLeft w:val="0"/>
      <w:marRight w:val="0"/>
      <w:marTop w:val="0"/>
      <w:marBottom w:val="0"/>
      <w:divBdr>
        <w:top w:val="none" w:sz="0" w:space="0" w:color="auto"/>
        <w:left w:val="none" w:sz="0" w:space="0" w:color="auto"/>
        <w:bottom w:val="none" w:sz="0" w:space="0" w:color="auto"/>
        <w:right w:val="none" w:sz="0" w:space="0" w:color="auto"/>
      </w:divBdr>
    </w:div>
    <w:div w:id="1354112753">
      <w:bodyDiv w:val="1"/>
      <w:marLeft w:val="0"/>
      <w:marRight w:val="0"/>
      <w:marTop w:val="0"/>
      <w:marBottom w:val="0"/>
      <w:divBdr>
        <w:top w:val="none" w:sz="0" w:space="0" w:color="auto"/>
        <w:left w:val="none" w:sz="0" w:space="0" w:color="auto"/>
        <w:bottom w:val="none" w:sz="0" w:space="0" w:color="auto"/>
        <w:right w:val="none" w:sz="0" w:space="0" w:color="auto"/>
      </w:divBdr>
    </w:div>
    <w:div w:id="1381511831">
      <w:bodyDiv w:val="1"/>
      <w:marLeft w:val="0"/>
      <w:marRight w:val="0"/>
      <w:marTop w:val="0"/>
      <w:marBottom w:val="0"/>
      <w:divBdr>
        <w:top w:val="none" w:sz="0" w:space="0" w:color="auto"/>
        <w:left w:val="none" w:sz="0" w:space="0" w:color="auto"/>
        <w:bottom w:val="none" w:sz="0" w:space="0" w:color="auto"/>
        <w:right w:val="none" w:sz="0" w:space="0" w:color="auto"/>
      </w:divBdr>
    </w:div>
    <w:div w:id="1390227441">
      <w:bodyDiv w:val="1"/>
      <w:marLeft w:val="0"/>
      <w:marRight w:val="0"/>
      <w:marTop w:val="0"/>
      <w:marBottom w:val="0"/>
      <w:divBdr>
        <w:top w:val="none" w:sz="0" w:space="0" w:color="auto"/>
        <w:left w:val="none" w:sz="0" w:space="0" w:color="auto"/>
        <w:bottom w:val="none" w:sz="0" w:space="0" w:color="auto"/>
        <w:right w:val="none" w:sz="0" w:space="0" w:color="auto"/>
      </w:divBdr>
    </w:div>
    <w:div w:id="1465149232">
      <w:bodyDiv w:val="1"/>
      <w:marLeft w:val="0"/>
      <w:marRight w:val="0"/>
      <w:marTop w:val="0"/>
      <w:marBottom w:val="0"/>
      <w:divBdr>
        <w:top w:val="none" w:sz="0" w:space="0" w:color="auto"/>
        <w:left w:val="none" w:sz="0" w:space="0" w:color="auto"/>
        <w:bottom w:val="none" w:sz="0" w:space="0" w:color="auto"/>
        <w:right w:val="none" w:sz="0" w:space="0" w:color="auto"/>
      </w:divBdr>
    </w:div>
    <w:div w:id="1599024173">
      <w:bodyDiv w:val="1"/>
      <w:marLeft w:val="0"/>
      <w:marRight w:val="0"/>
      <w:marTop w:val="0"/>
      <w:marBottom w:val="0"/>
      <w:divBdr>
        <w:top w:val="none" w:sz="0" w:space="0" w:color="auto"/>
        <w:left w:val="none" w:sz="0" w:space="0" w:color="auto"/>
        <w:bottom w:val="none" w:sz="0" w:space="0" w:color="auto"/>
        <w:right w:val="none" w:sz="0" w:space="0" w:color="auto"/>
      </w:divBdr>
    </w:div>
    <w:div w:id="1602444373">
      <w:bodyDiv w:val="1"/>
      <w:marLeft w:val="0"/>
      <w:marRight w:val="0"/>
      <w:marTop w:val="0"/>
      <w:marBottom w:val="0"/>
      <w:divBdr>
        <w:top w:val="none" w:sz="0" w:space="0" w:color="auto"/>
        <w:left w:val="none" w:sz="0" w:space="0" w:color="auto"/>
        <w:bottom w:val="none" w:sz="0" w:space="0" w:color="auto"/>
        <w:right w:val="none" w:sz="0" w:space="0" w:color="auto"/>
      </w:divBdr>
      <w:divsChild>
        <w:div w:id="886375854">
          <w:marLeft w:val="200"/>
          <w:marRight w:val="200"/>
          <w:marTop w:val="200"/>
          <w:marBottom w:val="200"/>
          <w:divBdr>
            <w:top w:val="none" w:sz="0" w:space="0" w:color="auto"/>
            <w:left w:val="none" w:sz="0" w:space="0" w:color="auto"/>
            <w:bottom w:val="none" w:sz="0" w:space="0" w:color="auto"/>
            <w:right w:val="none" w:sz="0" w:space="0" w:color="auto"/>
          </w:divBdr>
          <w:divsChild>
            <w:div w:id="1443308881">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1624967030">
      <w:bodyDiv w:val="1"/>
      <w:marLeft w:val="0"/>
      <w:marRight w:val="0"/>
      <w:marTop w:val="0"/>
      <w:marBottom w:val="0"/>
      <w:divBdr>
        <w:top w:val="none" w:sz="0" w:space="0" w:color="auto"/>
        <w:left w:val="none" w:sz="0" w:space="0" w:color="auto"/>
        <w:bottom w:val="none" w:sz="0" w:space="0" w:color="auto"/>
        <w:right w:val="none" w:sz="0" w:space="0" w:color="auto"/>
      </w:divBdr>
    </w:div>
    <w:div w:id="1646811081">
      <w:bodyDiv w:val="1"/>
      <w:marLeft w:val="0"/>
      <w:marRight w:val="0"/>
      <w:marTop w:val="0"/>
      <w:marBottom w:val="0"/>
      <w:divBdr>
        <w:top w:val="none" w:sz="0" w:space="0" w:color="auto"/>
        <w:left w:val="none" w:sz="0" w:space="0" w:color="auto"/>
        <w:bottom w:val="none" w:sz="0" w:space="0" w:color="auto"/>
        <w:right w:val="none" w:sz="0" w:space="0" w:color="auto"/>
      </w:divBdr>
    </w:div>
    <w:div w:id="1651791061">
      <w:bodyDiv w:val="1"/>
      <w:marLeft w:val="0"/>
      <w:marRight w:val="0"/>
      <w:marTop w:val="0"/>
      <w:marBottom w:val="0"/>
      <w:divBdr>
        <w:top w:val="none" w:sz="0" w:space="0" w:color="auto"/>
        <w:left w:val="none" w:sz="0" w:space="0" w:color="auto"/>
        <w:bottom w:val="none" w:sz="0" w:space="0" w:color="auto"/>
        <w:right w:val="none" w:sz="0" w:space="0" w:color="auto"/>
      </w:divBdr>
    </w:div>
    <w:div w:id="1716194125">
      <w:bodyDiv w:val="1"/>
      <w:marLeft w:val="0"/>
      <w:marRight w:val="0"/>
      <w:marTop w:val="0"/>
      <w:marBottom w:val="0"/>
      <w:divBdr>
        <w:top w:val="none" w:sz="0" w:space="0" w:color="auto"/>
        <w:left w:val="none" w:sz="0" w:space="0" w:color="auto"/>
        <w:bottom w:val="none" w:sz="0" w:space="0" w:color="auto"/>
        <w:right w:val="none" w:sz="0" w:space="0" w:color="auto"/>
      </w:divBdr>
    </w:div>
    <w:div w:id="1781681952">
      <w:bodyDiv w:val="1"/>
      <w:marLeft w:val="0"/>
      <w:marRight w:val="0"/>
      <w:marTop w:val="0"/>
      <w:marBottom w:val="0"/>
      <w:divBdr>
        <w:top w:val="none" w:sz="0" w:space="0" w:color="auto"/>
        <w:left w:val="none" w:sz="0" w:space="0" w:color="auto"/>
        <w:bottom w:val="none" w:sz="0" w:space="0" w:color="auto"/>
        <w:right w:val="none" w:sz="0" w:space="0" w:color="auto"/>
      </w:divBdr>
    </w:div>
    <w:div w:id="1806460840">
      <w:bodyDiv w:val="1"/>
      <w:marLeft w:val="0"/>
      <w:marRight w:val="0"/>
      <w:marTop w:val="0"/>
      <w:marBottom w:val="0"/>
      <w:divBdr>
        <w:top w:val="none" w:sz="0" w:space="0" w:color="auto"/>
        <w:left w:val="none" w:sz="0" w:space="0" w:color="auto"/>
        <w:bottom w:val="none" w:sz="0" w:space="0" w:color="auto"/>
        <w:right w:val="none" w:sz="0" w:space="0" w:color="auto"/>
      </w:divBdr>
      <w:divsChild>
        <w:div w:id="1279023190">
          <w:marLeft w:val="360"/>
          <w:marRight w:val="0"/>
          <w:marTop w:val="230"/>
          <w:marBottom w:val="0"/>
          <w:divBdr>
            <w:top w:val="none" w:sz="0" w:space="0" w:color="auto"/>
            <w:left w:val="none" w:sz="0" w:space="0" w:color="auto"/>
            <w:bottom w:val="none" w:sz="0" w:space="0" w:color="auto"/>
            <w:right w:val="none" w:sz="0" w:space="0" w:color="auto"/>
          </w:divBdr>
        </w:div>
        <w:div w:id="1411582867">
          <w:marLeft w:val="360"/>
          <w:marRight w:val="0"/>
          <w:marTop w:val="230"/>
          <w:marBottom w:val="0"/>
          <w:divBdr>
            <w:top w:val="none" w:sz="0" w:space="0" w:color="auto"/>
            <w:left w:val="none" w:sz="0" w:space="0" w:color="auto"/>
            <w:bottom w:val="none" w:sz="0" w:space="0" w:color="auto"/>
            <w:right w:val="none" w:sz="0" w:space="0" w:color="auto"/>
          </w:divBdr>
        </w:div>
        <w:div w:id="1025399321">
          <w:marLeft w:val="360"/>
          <w:marRight w:val="0"/>
          <w:marTop w:val="230"/>
          <w:marBottom w:val="0"/>
          <w:divBdr>
            <w:top w:val="none" w:sz="0" w:space="0" w:color="auto"/>
            <w:left w:val="none" w:sz="0" w:space="0" w:color="auto"/>
            <w:bottom w:val="none" w:sz="0" w:space="0" w:color="auto"/>
            <w:right w:val="none" w:sz="0" w:space="0" w:color="auto"/>
          </w:divBdr>
        </w:div>
        <w:div w:id="308872926">
          <w:marLeft w:val="360"/>
          <w:marRight w:val="0"/>
          <w:marTop w:val="230"/>
          <w:marBottom w:val="0"/>
          <w:divBdr>
            <w:top w:val="none" w:sz="0" w:space="0" w:color="auto"/>
            <w:left w:val="none" w:sz="0" w:space="0" w:color="auto"/>
            <w:bottom w:val="none" w:sz="0" w:space="0" w:color="auto"/>
            <w:right w:val="none" w:sz="0" w:space="0" w:color="auto"/>
          </w:divBdr>
        </w:div>
      </w:divsChild>
    </w:div>
    <w:div w:id="1818064696">
      <w:bodyDiv w:val="1"/>
      <w:marLeft w:val="0"/>
      <w:marRight w:val="0"/>
      <w:marTop w:val="0"/>
      <w:marBottom w:val="0"/>
      <w:divBdr>
        <w:top w:val="none" w:sz="0" w:space="0" w:color="auto"/>
        <w:left w:val="none" w:sz="0" w:space="0" w:color="auto"/>
        <w:bottom w:val="none" w:sz="0" w:space="0" w:color="auto"/>
        <w:right w:val="none" w:sz="0" w:space="0" w:color="auto"/>
      </w:divBdr>
    </w:div>
    <w:div w:id="1828940768">
      <w:bodyDiv w:val="1"/>
      <w:marLeft w:val="0"/>
      <w:marRight w:val="0"/>
      <w:marTop w:val="0"/>
      <w:marBottom w:val="0"/>
      <w:divBdr>
        <w:top w:val="none" w:sz="0" w:space="0" w:color="auto"/>
        <w:left w:val="none" w:sz="0" w:space="0" w:color="auto"/>
        <w:bottom w:val="none" w:sz="0" w:space="0" w:color="auto"/>
        <w:right w:val="none" w:sz="0" w:space="0" w:color="auto"/>
      </w:divBdr>
    </w:div>
    <w:div w:id="1834443543">
      <w:bodyDiv w:val="1"/>
      <w:marLeft w:val="0"/>
      <w:marRight w:val="0"/>
      <w:marTop w:val="0"/>
      <w:marBottom w:val="0"/>
      <w:divBdr>
        <w:top w:val="none" w:sz="0" w:space="0" w:color="auto"/>
        <w:left w:val="none" w:sz="0" w:space="0" w:color="auto"/>
        <w:bottom w:val="none" w:sz="0" w:space="0" w:color="auto"/>
        <w:right w:val="none" w:sz="0" w:space="0" w:color="auto"/>
      </w:divBdr>
      <w:divsChild>
        <w:div w:id="1570461293">
          <w:marLeft w:val="360"/>
          <w:marRight w:val="0"/>
          <w:marTop w:val="230"/>
          <w:marBottom w:val="0"/>
          <w:divBdr>
            <w:top w:val="none" w:sz="0" w:space="0" w:color="auto"/>
            <w:left w:val="none" w:sz="0" w:space="0" w:color="auto"/>
            <w:bottom w:val="none" w:sz="0" w:space="0" w:color="auto"/>
            <w:right w:val="none" w:sz="0" w:space="0" w:color="auto"/>
          </w:divBdr>
        </w:div>
        <w:div w:id="234052264">
          <w:marLeft w:val="360"/>
          <w:marRight w:val="0"/>
          <w:marTop w:val="230"/>
          <w:marBottom w:val="0"/>
          <w:divBdr>
            <w:top w:val="none" w:sz="0" w:space="0" w:color="auto"/>
            <w:left w:val="none" w:sz="0" w:space="0" w:color="auto"/>
            <w:bottom w:val="none" w:sz="0" w:space="0" w:color="auto"/>
            <w:right w:val="none" w:sz="0" w:space="0" w:color="auto"/>
          </w:divBdr>
        </w:div>
        <w:div w:id="1079670321">
          <w:marLeft w:val="360"/>
          <w:marRight w:val="0"/>
          <w:marTop w:val="230"/>
          <w:marBottom w:val="0"/>
          <w:divBdr>
            <w:top w:val="none" w:sz="0" w:space="0" w:color="auto"/>
            <w:left w:val="none" w:sz="0" w:space="0" w:color="auto"/>
            <w:bottom w:val="none" w:sz="0" w:space="0" w:color="auto"/>
            <w:right w:val="none" w:sz="0" w:space="0" w:color="auto"/>
          </w:divBdr>
        </w:div>
        <w:div w:id="436606707">
          <w:marLeft w:val="360"/>
          <w:marRight w:val="0"/>
          <w:marTop w:val="230"/>
          <w:marBottom w:val="0"/>
          <w:divBdr>
            <w:top w:val="none" w:sz="0" w:space="0" w:color="auto"/>
            <w:left w:val="none" w:sz="0" w:space="0" w:color="auto"/>
            <w:bottom w:val="none" w:sz="0" w:space="0" w:color="auto"/>
            <w:right w:val="none" w:sz="0" w:space="0" w:color="auto"/>
          </w:divBdr>
        </w:div>
      </w:divsChild>
    </w:div>
    <w:div w:id="1952856445">
      <w:bodyDiv w:val="1"/>
      <w:marLeft w:val="0"/>
      <w:marRight w:val="0"/>
      <w:marTop w:val="0"/>
      <w:marBottom w:val="0"/>
      <w:divBdr>
        <w:top w:val="none" w:sz="0" w:space="0" w:color="auto"/>
        <w:left w:val="none" w:sz="0" w:space="0" w:color="auto"/>
        <w:bottom w:val="none" w:sz="0" w:space="0" w:color="auto"/>
        <w:right w:val="none" w:sz="0" w:space="0" w:color="auto"/>
      </w:divBdr>
    </w:div>
    <w:div w:id="1973052879">
      <w:bodyDiv w:val="1"/>
      <w:marLeft w:val="0"/>
      <w:marRight w:val="0"/>
      <w:marTop w:val="0"/>
      <w:marBottom w:val="0"/>
      <w:divBdr>
        <w:top w:val="none" w:sz="0" w:space="0" w:color="auto"/>
        <w:left w:val="none" w:sz="0" w:space="0" w:color="auto"/>
        <w:bottom w:val="none" w:sz="0" w:space="0" w:color="auto"/>
        <w:right w:val="none" w:sz="0" w:space="0" w:color="auto"/>
      </w:divBdr>
    </w:div>
    <w:div w:id="1978027745">
      <w:bodyDiv w:val="1"/>
      <w:marLeft w:val="0"/>
      <w:marRight w:val="0"/>
      <w:marTop w:val="0"/>
      <w:marBottom w:val="0"/>
      <w:divBdr>
        <w:top w:val="none" w:sz="0" w:space="0" w:color="auto"/>
        <w:left w:val="none" w:sz="0" w:space="0" w:color="auto"/>
        <w:bottom w:val="none" w:sz="0" w:space="0" w:color="auto"/>
        <w:right w:val="none" w:sz="0" w:space="0" w:color="auto"/>
      </w:divBdr>
    </w:div>
    <w:div w:id="1989162590">
      <w:bodyDiv w:val="1"/>
      <w:marLeft w:val="0"/>
      <w:marRight w:val="0"/>
      <w:marTop w:val="0"/>
      <w:marBottom w:val="0"/>
      <w:divBdr>
        <w:top w:val="none" w:sz="0" w:space="0" w:color="auto"/>
        <w:left w:val="none" w:sz="0" w:space="0" w:color="auto"/>
        <w:bottom w:val="none" w:sz="0" w:space="0" w:color="auto"/>
        <w:right w:val="none" w:sz="0" w:space="0" w:color="auto"/>
      </w:divBdr>
    </w:div>
    <w:div w:id="2009862667">
      <w:bodyDiv w:val="1"/>
      <w:marLeft w:val="0"/>
      <w:marRight w:val="0"/>
      <w:marTop w:val="0"/>
      <w:marBottom w:val="0"/>
      <w:divBdr>
        <w:top w:val="none" w:sz="0" w:space="0" w:color="auto"/>
        <w:left w:val="none" w:sz="0" w:space="0" w:color="auto"/>
        <w:bottom w:val="none" w:sz="0" w:space="0" w:color="auto"/>
        <w:right w:val="none" w:sz="0" w:space="0" w:color="auto"/>
      </w:divBdr>
    </w:div>
    <w:div w:id="2016498770">
      <w:bodyDiv w:val="1"/>
      <w:marLeft w:val="0"/>
      <w:marRight w:val="0"/>
      <w:marTop w:val="0"/>
      <w:marBottom w:val="0"/>
      <w:divBdr>
        <w:top w:val="none" w:sz="0" w:space="0" w:color="auto"/>
        <w:left w:val="none" w:sz="0" w:space="0" w:color="auto"/>
        <w:bottom w:val="none" w:sz="0" w:space="0" w:color="auto"/>
        <w:right w:val="none" w:sz="0" w:space="0" w:color="auto"/>
      </w:divBdr>
      <w:divsChild>
        <w:div w:id="65802591">
          <w:marLeft w:val="200"/>
          <w:marRight w:val="200"/>
          <w:marTop w:val="200"/>
          <w:marBottom w:val="200"/>
          <w:divBdr>
            <w:top w:val="none" w:sz="0" w:space="0" w:color="auto"/>
            <w:left w:val="none" w:sz="0" w:space="0" w:color="auto"/>
            <w:bottom w:val="none" w:sz="0" w:space="0" w:color="auto"/>
            <w:right w:val="none" w:sz="0" w:space="0" w:color="auto"/>
          </w:divBdr>
          <w:divsChild>
            <w:div w:id="33388212">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2021732792">
      <w:bodyDiv w:val="1"/>
      <w:marLeft w:val="0"/>
      <w:marRight w:val="0"/>
      <w:marTop w:val="0"/>
      <w:marBottom w:val="0"/>
      <w:divBdr>
        <w:top w:val="none" w:sz="0" w:space="0" w:color="auto"/>
        <w:left w:val="none" w:sz="0" w:space="0" w:color="auto"/>
        <w:bottom w:val="none" w:sz="0" w:space="0" w:color="auto"/>
        <w:right w:val="none" w:sz="0" w:space="0" w:color="auto"/>
      </w:divBdr>
    </w:div>
    <w:div w:id="2034107924">
      <w:bodyDiv w:val="1"/>
      <w:marLeft w:val="0"/>
      <w:marRight w:val="0"/>
      <w:marTop w:val="0"/>
      <w:marBottom w:val="0"/>
      <w:divBdr>
        <w:top w:val="none" w:sz="0" w:space="0" w:color="auto"/>
        <w:left w:val="none" w:sz="0" w:space="0" w:color="auto"/>
        <w:bottom w:val="none" w:sz="0" w:space="0" w:color="auto"/>
        <w:right w:val="none" w:sz="0" w:space="0" w:color="auto"/>
      </w:divBdr>
    </w:div>
    <w:div w:id="2071268717">
      <w:bodyDiv w:val="1"/>
      <w:marLeft w:val="0"/>
      <w:marRight w:val="0"/>
      <w:marTop w:val="0"/>
      <w:marBottom w:val="0"/>
      <w:divBdr>
        <w:top w:val="none" w:sz="0" w:space="0" w:color="auto"/>
        <w:left w:val="none" w:sz="0" w:space="0" w:color="auto"/>
        <w:bottom w:val="none" w:sz="0" w:space="0" w:color="auto"/>
        <w:right w:val="none" w:sz="0" w:space="0" w:color="auto"/>
      </w:divBdr>
    </w:div>
    <w:div w:id="2116289182">
      <w:bodyDiv w:val="1"/>
      <w:marLeft w:val="0"/>
      <w:marRight w:val="0"/>
      <w:marTop w:val="0"/>
      <w:marBottom w:val="0"/>
      <w:divBdr>
        <w:top w:val="none" w:sz="0" w:space="0" w:color="auto"/>
        <w:left w:val="none" w:sz="0" w:space="0" w:color="auto"/>
        <w:bottom w:val="none" w:sz="0" w:space="0" w:color="auto"/>
        <w:right w:val="none" w:sz="0" w:space="0" w:color="auto"/>
      </w:divBdr>
    </w:div>
    <w:div w:id="213728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package" Target="embeddings/Microsoft_Excel_Macro-Enabled_Worksheet1.xlsm"/><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Excel_Macro-Enabled_Worksheet.xlsm"/><Relationship Id="rId20" Type="http://schemas.openxmlformats.org/officeDocument/2006/relationships/package" Target="embeddings/Microsoft_Excel_Macro-Enabled_Worksheet2.xlsm"/><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package" Target="embeddings/Microsoft_Excel_Worksheet.xlsx"/><Relationship Id="rId27" Type="http://schemas.microsoft.com/office/2011/relationships/people" Target="people.xml"/><Relationship Id="rId30"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gh1\OneDrive%20for%20Business\Templates\SN_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4569D2DA0FCCE4EBC43F6DBC1BF226F" ma:contentTypeVersion="8" ma:contentTypeDescription="Create a new document." ma:contentTypeScope="" ma:versionID="deaeebd2195f901dde28c469e03f2a86">
  <xsd:schema xmlns:xsd="http://www.w3.org/2001/XMLSchema" xmlns:xs="http://www.w3.org/2001/XMLSchema" xmlns:p="http://schemas.microsoft.com/office/2006/metadata/properties" xmlns:ns2="dc563535-af40-4542-9b59-571c211f1c20" targetNamespace="http://schemas.microsoft.com/office/2006/metadata/properties" ma:root="true" ma:fieldsID="5ab93baeb0036daacd1040a12be1eaf6" ns2:_="">
    <xsd:import namespace="dc563535-af40-4542-9b59-571c211f1c2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563535-af40-4542-9b59-571c211f1c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22449-303D-4A52-8B49-14D0B6D8BA61}">
  <ds:schemaRefs>
    <ds:schemaRef ds:uri="http://schemas.microsoft.com/sharepoint/v3/contenttype/forms"/>
  </ds:schemaRefs>
</ds:datastoreItem>
</file>

<file path=customXml/itemProps2.xml><?xml version="1.0" encoding="utf-8"?>
<ds:datastoreItem xmlns:ds="http://schemas.openxmlformats.org/officeDocument/2006/customXml" ds:itemID="{220E75B6-A8E3-49E0-9EA6-90A4543B4E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563535-af40-4542-9b59-571c211f1c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0449610-B02F-404E-80BC-FA66DE577F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63DFC1-5B78-4647-A3C0-5003F05C0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SN_Doc.dotx</Template>
  <TotalTime>705</TotalTime>
  <Pages>8</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Smith&amp;Nephew</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Razak Nazeer Kasim</dc:creator>
  <cp:keywords>SNI Azure Pre-Migration</cp:keywords>
  <cp:lastModifiedBy>Balavardhiraju Pottella</cp:lastModifiedBy>
  <cp:revision>139</cp:revision>
  <cp:lastPrinted>2014-10-24T12:03:00Z</cp:lastPrinted>
  <dcterms:created xsi:type="dcterms:W3CDTF">2020-07-16T22:11:00Z</dcterms:created>
  <dcterms:modified xsi:type="dcterms:W3CDTF">2020-08-25T18:36:00Z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0x01010054569D2DA0FCCE4EBC43F6DBC1BF226F</vt:lpwstr>
  </property>
  <property fmtid="{D5CDD505-2E9C-101B-9397-08002B2CF9AE}" pid="3" name="IsMyDocuments">
    <vt:bool>true</vt:bool>
  </property>
  <property fmtid="{D5CDD505-2E9C-101B-9397-08002B2CF9AE}" pid="4" name="TitusGUID">
    <vt:lpwstr>0ec11324-62ad-46c0-a820-3a11bd7f98f5</vt:lpwstr>
  </property>
  <property fmtid="{D5CDD505-2E9C-101B-9397-08002B2CF9AE}" pid="5" name="HCL_Cla5s_D6">
    <vt:lpwstr>False</vt:lpwstr>
  </property>
  <property fmtid="{D5CDD505-2E9C-101B-9397-08002B2CF9AE}" pid="6" name="HCLClassification">
    <vt:lpwstr>HCL_Cla5s_1nt3rnal</vt:lpwstr>
  </property>
</Properties>
</file>